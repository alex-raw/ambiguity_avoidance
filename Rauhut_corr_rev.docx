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footnotes.xml.rels" ContentType="application/vnd.openxmlformats-package.relationships+xml"/>
  <Override PartName="/word/_rels/document.xml.rels" ContentType="application/vnd.openxmlformats-package.relationships+xml"/>
  <Override PartName="/word/settings.xml" ContentType="application/vnd.openxmlformats-officedocument.wordprocessingml.settings+xml"/>
  <Override PartName="/word/numbering.xml" ContentType="application/vnd.openxmlformats-officedocument.wordprocessingml.numbering+xml"/>
  <Override PartName="/word/footnotes.xml" ContentType="application/vnd.openxmlformats-officedocument.wordprocessingml.footnotes+xml"/>
  <Override PartName="/word/comments.xml" ContentType="application/vnd.openxmlformats-officedocument.wordprocessingml.comments+xml"/>
  <Override PartName="/word/header3.xml" ContentType="application/vnd.openxmlformats-officedocument.wordprocessingml.header+xml"/>
  <Override PartName="/word/commentsExtended.xml" ContentType="application/vnd.openxmlformats-officedocument.wordprocessingml.commentsExtended+xml"/>
  <Override PartName="/word/theme/theme1.xml" ContentType="application/vnd.openxmlformats-officedocument.theme+xml"/>
  <Override PartName="/word/header1.xml" ContentType="application/vnd.openxmlformats-officedocument.wordprocessingml.header+xml"/>
  <Override PartName="/word/styles.xml" ContentType="application/vnd.openxmlformats-officedocument.wordprocessingml.styles+xml"/>
  <Override PartName="/word/header2.xml" ContentType="application/vnd.openxmlformats-officedocument.wordprocessingml.header+xml"/>
  <Override PartName="/word/fontTable.xml" ContentType="application/vnd.openxmlformats-officedocument.wordprocessingml.fontTable+xml"/>
  <Override PartName="/word/media/image1.jpeg" ContentType="image/jpeg"/>
  <Override PartName="/word/media/image5.png" ContentType="image/png"/>
  <Override PartName="/word/media/image2.jpeg" ContentType="image/jpeg"/>
  <Override PartName="/word/media/image3.png" ContentType="image/png"/>
  <Override PartName="/word/media/image4.png" ContentType="image/png"/>
  <Override PartName="/word/media/image8.jpeg" ContentType="image/jpeg"/>
  <Override PartName="/word/media/image6.jpeg" ContentType="image/jpeg"/>
  <Override PartName="/word/media/image7.jpeg" ContentType="image/jpeg"/>
  <Override PartName="/word/document.xml" ContentType="application/vnd.openxmlformats-officedocument.wordprocessingml.document.main+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Articleauthor"/>
        <w:rPr>
          <w:lang w:val="en-US"/>
        </w:rPr>
      </w:pPr>
      <w:r>
        <w:rPr>
          <w:lang w:val="en-US"/>
        </w:rPr>
        <w:t xml:space="preserve"> </w:t>
      </w:r>
      <w:r>
        <w:rPr>
          <w:lang w:val="en-US"/>
        </w:rPr>
        <w:t xml:space="preserve">Alexander Rauhut </w:t>
      </w:r>
    </w:p>
    <w:p>
      <w:pPr>
        <w:pStyle w:val="Chaptertitle1"/>
        <w:rPr>
          <w:lang w:val="en-US"/>
        </w:rPr>
      </w:pPr>
      <w:r>
        <w:rPr>
          <w:lang w:val="en-US"/>
        </w:rPr>
        <w:t>Exploring the effect of conversion on the distribution of inflectional suffixes: a multivariate corpus study</w:t>
      </w:r>
    </w:p>
    <w:p>
      <w:pPr>
        <w:pStyle w:val="Abstract"/>
        <w:rPr>
          <w:rStyle w:val="SectionNumber"/>
          <w:rFonts w:ascii="Times New Roman" w:hAnsi="Times New Roman" w:cs="Times New Roman"/>
          <w:bCs w:val="false"/>
          <w:color w:val="auto"/>
          <w:ins w:id="1" w:author="Unknown Author" w:date="2021-09-09T09:50:30Z"/>
          <w:sz w:val="19"/>
        </w:rPr>
      </w:pPr>
      <w:r>
        <w:rPr>
          <w:rStyle w:val="SectionNumber"/>
          <w:rFonts w:cs="Times New Roman"/>
          <w:b/>
          <w:color w:val="auto"/>
          <w:sz w:val="19"/>
        </w:rPr>
        <w:t>Abstract</w:t>
      </w:r>
      <w:del w:id="0" w:author="Unknown Author" w:date="2021-09-09T09:59:57Z">
        <w:r>
          <w:rPr>
            <w:rStyle w:val="SectionNumber"/>
            <w:rFonts w:cs="Times New Roman"/>
            <w:b/>
            <w:color w:val="auto"/>
            <w:sz w:val="19"/>
          </w:rPr>
          <w:commentReference w:id="0"/>
        </w:r>
      </w:del>
      <w:r>
        <w:rPr>
          <w:rStyle w:val="SectionNumber"/>
          <w:rFonts w:cs="Times New Roman"/>
          <w:bCs w:val="false"/>
          <w:color w:val="auto"/>
          <w:sz w:val="19"/>
        </w:rPr>
        <w:t xml:space="preserve">: </w:t>
      </w:r>
    </w:p>
    <w:p>
      <w:pPr>
        <w:pStyle w:val="Keywords"/>
        <w:jc w:val="both"/>
        <w:rPr/>
      </w:pPr>
      <w:ins w:id="2" w:author="Unknown Author" w:date="2021-09-09T09:53:21Z">
        <w:r>
          <w:rPr>
            <w:rStyle w:val="SectionNumber"/>
            <w:rFonts w:eastAsia="맑은 고딕" w:cs="Times New Roman"/>
            <w:bCs w:val="false"/>
            <w:color w:val="auto"/>
            <w:kern w:val="0"/>
            <w:sz w:val="19"/>
            <w:szCs w:val="24"/>
            <w:lang w:val="de-DE" w:eastAsia="de-DE" w:bidi="ar-SA"/>
          </w:rPr>
          <w:t>Lexical a</w:t>
        </w:r>
      </w:ins>
      <w:ins w:id="3" w:author="Unknown Author" w:date="2021-09-09T09:52:37Z">
        <w:r>
          <w:rPr>
            <w:rStyle w:val="SectionNumber"/>
            <w:rFonts w:cs="Times New Roman"/>
            <w:bCs w:val="false"/>
            <w:color w:val="auto"/>
            <w:sz w:val="19"/>
          </w:rPr>
          <w:t>mbiguity in the English language is</w:t>
        </w:r>
      </w:ins>
      <w:ins w:id="4" w:author="Unknown Author" w:date="2021-09-09T09:53:00Z">
        <w:r>
          <w:rPr>
            <w:rStyle w:val="SectionNumber"/>
            <w:rFonts w:cs="Times New Roman"/>
            <w:bCs w:val="false"/>
            <w:color w:val="auto"/>
            <w:sz w:val="19"/>
          </w:rPr>
          <w:t xml:space="preserve"> abundant. </w:t>
        </w:r>
      </w:ins>
      <w:ins w:id="5" w:author="Unknown Author" w:date="2021-09-09T09:53:00Z">
        <w:r>
          <w:rPr>
            <w:rStyle w:val="SectionNumber"/>
            <w:rFonts w:cs="Times New Roman"/>
            <w:bCs w:val="false"/>
            <w:color w:val="auto"/>
            <w:sz w:val="19"/>
          </w:rPr>
          <w:t>W</w:t>
        </w:r>
      </w:ins>
      <w:ins w:id="6" w:author="Unknown Author" w:date="2021-09-09T09:53:00Z">
        <w:r>
          <w:rPr>
            <w:rStyle w:val="SectionNumber"/>
            <w:rFonts w:cs="Times New Roman"/>
            <w:bCs w:val="false"/>
            <w:color w:val="auto"/>
            <w:sz w:val="19"/>
          </w:rPr>
          <w:t xml:space="preserve">ord-class ambiguity is even </w:t>
        </w:r>
      </w:ins>
      <w:ins w:id="7" w:author="Unknown Author" w:date="2021-09-09T09:53:00Z">
        <w:r>
          <w:rPr>
            <w:rStyle w:val="SectionNumber"/>
            <w:rFonts w:eastAsia="맑은 고딕" w:cs="Times New Roman"/>
            <w:bCs w:val="false"/>
            <w:color w:val="auto"/>
            <w:kern w:val="0"/>
            <w:sz w:val="19"/>
            <w:szCs w:val="24"/>
            <w:lang w:val="de-DE" w:eastAsia="de-DE" w:bidi="ar-SA"/>
          </w:rPr>
          <w:t>inherently</w:t>
        </w:r>
      </w:ins>
      <w:ins w:id="8" w:author="Unknown Author" w:date="2021-09-09T09:53:00Z">
        <w:r>
          <w:rPr>
            <w:rStyle w:val="SectionNumber"/>
            <w:rFonts w:cs="Times New Roman"/>
            <w:bCs w:val="false"/>
            <w:color w:val="auto"/>
            <w:sz w:val="19"/>
          </w:rPr>
          <w:t xml:space="preserve"> tied to the prod</w:t>
        </w:r>
      </w:ins>
      <w:ins w:id="9" w:author="Unknown Author" w:date="2021-09-09T09:54:00Z">
        <w:r>
          <w:rPr>
            <w:rStyle w:val="SectionNumber"/>
            <w:rFonts w:cs="Times New Roman"/>
            <w:bCs w:val="false"/>
            <w:color w:val="auto"/>
            <w:sz w:val="19"/>
          </w:rPr>
          <w:t xml:space="preserve">uctive process of conversion. </w:t>
        </w:r>
      </w:ins>
      <w:ins w:id="10" w:author="Unknown Author" w:date="2021-09-09T09:54:00Z">
        <w:r>
          <w:rPr>
            <w:rStyle w:val="SectionNumber"/>
            <w:rFonts w:cs="Times New Roman"/>
            <w:bCs w:val="false"/>
            <w:color w:val="auto"/>
            <w:sz w:val="19"/>
          </w:rPr>
          <w:t xml:space="preserve">Most lexemes are rather flexible when it comes to word class, which is facilitated by the minimal morphology that English has preserved. </w:t>
        </w:r>
      </w:ins>
      <w:ins w:id="11" w:author="Unknown Author" w:date="2021-09-09T09:54:00Z">
        <w:r>
          <w:rPr>
            <w:rStyle w:val="SectionNumber"/>
            <w:rFonts w:cs="Times New Roman"/>
            <w:bCs w:val="false"/>
            <w:color w:val="auto"/>
            <w:sz w:val="19"/>
          </w:rPr>
          <w:t>This study takes a multivariate quantitative</w:t>
        </w:r>
      </w:ins>
      <w:ins w:id="12" w:author="Unknown Author" w:date="2021-09-09T09:55:00Z">
        <w:r>
          <w:rPr>
            <w:rStyle w:val="SectionNumber"/>
            <w:rFonts w:cs="Times New Roman"/>
            <w:bCs w:val="false"/>
            <w:color w:val="auto"/>
            <w:sz w:val="19"/>
          </w:rPr>
          <w:t xml:space="preserve"> approach to examine potential patterns that arise in a lexicon where verb-noun and noun-verb conversion are pervasive. </w:t>
        </w:r>
      </w:ins>
      <w:ins w:id="13" w:author="Unknown Author" w:date="2021-09-09T10:00:31Z">
        <w:r>
          <w:rPr>
            <w:rStyle w:val="SectionNumber"/>
            <w:rFonts w:cs="Times New Roman"/>
            <w:bCs w:val="false"/>
            <w:color w:val="auto"/>
            <w:sz w:val="19"/>
          </w:rPr>
          <w:t xml:space="preserve">The distributions of three inflectional suffixes, verbal </w:t>
        </w:r>
      </w:ins>
      <w:ins w:id="14" w:author="Unknown Author" w:date="2021-09-09T10:00:31Z">
        <w:r>
          <w:rPr>
            <w:rStyle w:val="SectionNumber"/>
            <w:rFonts w:cs="Times New Roman"/>
            <w:bCs w:val="false"/>
            <w:i/>
            <w:iCs/>
            <w:color w:val="auto"/>
            <w:sz w:val="19"/>
          </w:rPr>
          <w:t>-s</w:t>
        </w:r>
      </w:ins>
      <w:ins w:id="15" w:author="Unknown Author" w:date="2021-09-09T10:00:31Z">
        <w:r>
          <w:rPr>
            <w:rStyle w:val="SectionNumber"/>
            <w:rFonts w:cs="Times New Roman"/>
            <w:bCs w:val="false"/>
            <w:i w:val="false"/>
            <w:iCs w:val="false"/>
            <w:color w:val="auto"/>
            <w:sz w:val="19"/>
          </w:rPr>
          <w:t xml:space="preserve">, </w:t>
        </w:r>
      </w:ins>
      <w:ins w:id="16" w:author="Unknown Author" w:date="2021-09-09T10:01:02Z">
        <w:r>
          <w:rPr>
            <w:rStyle w:val="SectionNumber"/>
            <w:rFonts w:cs="Times New Roman"/>
            <w:bCs w:val="false"/>
            <w:i w:val="false"/>
            <w:iCs w:val="false"/>
            <w:color w:val="auto"/>
            <w:sz w:val="19"/>
          </w:rPr>
          <w:t xml:space="preserve">nominal </w:t>
        </w:r>
      </w:ins>
      <w:ins w:id="17" w:author="Unknown Author" w:date="2021-09-09T10:01:02Z">
        <w:r>
          <w:rPr>
            <w:rStyle w:val="SectionNumber"/>
            <w:rFonts w:cs="Times New Roman"/>
            <w:bCs w:val="false"/>
            <w:i/>
            <w:iCs/>
            <w:color w:val="auto"/>
            <w:sz w:val="19"/>
          </w:rPr>
          <w:t>-s</w:t>
        </w:r>
      </w:ins>
      <w:ins w:id="18" w:author="Unknown Author" w:date="2021-09-09T10:01:02Z">
        <w:r>
          <w:rPr>
            <w:rStyle w:val="SectionNumber"/>
            <w:rFonts w:cs="Times New Roman"/>
            <w:bCs w:val="false"/>
            <w:i w:val="false"/>
            <w:iCs w:val="false"/>
            <w:color w:val="auto"/>
            <w:sz w:val="19"/>
          </w:rPr>
          <w:t xml:space="preserve">, and </w:t>
        </w:r>
      </w:ins>
      <w:ins w:id="19" w:author="Unknown Author" w:date="2021-09-09T10:01:02Z">
        <w:r>
          <w:rPr>
            <w:rStyle w:val="SectionNumber"/>
            <w:rFonts w:cs="Times New Roman"/>
            <w:bCs w:val="false"/>
            <w:i/>
            <w:iCs/>
            <w:color w:val="auto"/>
            <w:sz w:val="19"/>
          </w:rPr>
          <w:t xml:space="preserve">-ed </w:t>
        </w:r>
      </w:ins>
      <w:ins w:id="20" w:author="Unknown Author" w:date="2021-09-09T10:01:02Z">
        <w:r>
          <w:rPr>
            <w:rStyle w:val="SectionNumber"/>
            <w:rFonts w:cs="Times New Roman"/>
            <w:bCs w:val="false"/>
            <w:i w:val="false"/>
            <w:iCs w:val="false"/>
            <w:color w:val="auto"/>
            <w:sz w:val="19"/>
          </w:rPr>
          <w:t xml:space="preserve">are explored for their interaction with degrees of </w:t>
        </w:r>
      </w:ins>
      <w:ins w:id="21" w:author="Unknown Author" w:date="2021-09-09T10:02:00Z">
        <w:r>
          <w:rPr>
            <w:rStyle w:val="SectionNumber"/>
            <w:rFonts w:cs="Times New Roman"/>
            <w:bCs w:val="false"/>
            <w:i w:val="false"/>
            <w:iCs w:val="false"/>
            <w:color w:val="auto"/>
            <w:sz w:val="19"/>
          </w:rPr>
          <w:t>verb-noun conversion.</w:t>
        </w:r>
      </w:ins>
      <w:ins w:id="22" w:author="Unknown Author" w:date="2021-09-09T10:03:39Z">
        <w:r>
          <w:rPr>
            <w:rStyle w:val="SectionNumber"/>
            <w:rFonts w:cs="Times New Roman"/>
            <w:bCs w:val="false"/>
            <w:i w:val="false"/>
            <w:iCs w:val="false"/>
            <w:color w:val="auto"/>
            <w:sz w:val="19"/>
          </w:rPr>
          <w:t xml:space="preserve"> In order to achieve that, the lexical dispersion</w:t>
        </w:r>
      </w:ins>
      <w:ins w:id="23" w:author="Unknown Author" w:date="2021-09-09T10:04:17Z">
        <w:r>
          <w:rPr>
            <w:rStyle w:val="SectionNumber"/>
            <w:rFonts w:cs="Times New Roman"/>
            <w:bCs w:val="false"/>
            <w:i w:val="false"/>
            <w:iCs w:val="false"/>
            <w:color w:val="auto"/>
            <w:sz w:val="19"/>
          </w:rPr>
          <w:t xml:space="preserve">, context-depency, and lexical similarity between the inflected and bare forms were taken into consideration and </w:t>
        </w:r>
      </w:ins>
      <w:ins w:id="24" w:author="Unknown Author" w:date="2021-09-09T10:04:17Z">
        <w:r>
          <w:rPr>
            <w:rStyle w:val="SectionNumber"/>
            <w:rFonts w:eastAsia="맑은 고딕" w:cs="Times New Roman"/>
            <w:bCs w:val="false"/>
            <w:i w:val="false"/>
            <w:iCs w:val="false"/>
            <w:color w:val="auto"/>
            <w:kern w:val="0"/>
            <w:sz w:val="19"/>
            <w:szCs w:val="24"/>
            <w:lang w:val="de-DE" w:eastAsia="de-DE" w:bidi="ar-SA"/>
          </w:rPr>
          <w:t>controlled for</w:t>
        </w:r>
      </w:ins>
      <w:ins w:id="25" w:author="Unknown Author" w:date="2021-09-09T10:04:17Z">
        <w:r>
          <w:rPr>
            <w:rStyle w:val="SectionNumber"/>
            <w:rFonts w:cs="Times New Roman"/>
            <w:bCs w:val="false"/>
            <w:i w:val="false"/>
            <w:iCs w:val="false"/>
            <w:color w:val="auto"/>
            <w:sz w:val="19"/>
          </w:rPr>
          <w:t xml:space="preserve"> in a </w:t>
        </w:r>
      </w:ins>
      <w:ins w:id="26" w:author="Unknown Author" w:date="2021-09-09T10:04:17Z">
        <w:r>
          <w:rPr>
            <w:rStyle w:val="SectionNumber"/>
            <w:rFonts w:cs="Times New Roman"/>
            <w:bCs w:val="false"/>
            <w:i w:val="false"/>
            <w:iCs w:val="false"/>
            <w:color w:val="auto"/>
            <w:sz w:val="19"/>
            <w:lang w:val="en-US"/>
          </w:rPr>
          <w:t>Generalized Additive Models for Location, Scale and Shape (</w:t>
        </w:r>
      </w:ins>
      <w:ins w:id="27" w:author="Unknown Author" w:date="2021-09-09T10:04:17Z">
        <w:r>
          <w:rPr>
            <w:rStyle w:val="SectionNumber"/>
            <w:rFonts w:cs="Times New Roman"/>
            <w:bCs w:val="false"/>
            <w:i w:val="false"/>
            <w:iCs w:val="false"/>
            <w:color w:val="auto"/>
            <w:sz w:val="19"/>
            <w:lang w:val="en-US"/>
          </w:rPr>
          <w:t xml:space="preserve">GAMLSS; </w:t>
        </w:r>
      </w:ins>
      <w:hyperlink w:anchor="ref-stasinopoulos18">
        <w:ins w:id="28" w:author="Unknown Author" w:date="2021-09-09T10:04:17Z">
          <w:r>
            <w:rPr>
              <w:rStyle w:val="InternetLink"/>
              <w:bCs w:val="false"/>
              <w:iCs w:val="false"/>
              <w:color w:val="auto"/>
              <w:sz w:val="19"/>
              <w:lang w:val="en-US"/>
            </w:rPr>
            <w:t>Stasinopoulos, Rigby &amp; Bastiani 2018</w:t>
          </w:r>
        </w:ins>
      </w:hyperlink>
      <w:ins w:id="29" w:author="Unknown Author" w:date="2021-09-09T10:08:50Z">
        <w:r>
          <w:rPr>
            <w:rStyle w:val="InternetLink"/>
            <w:bCs w:val="false"/>
            <w:iCs w:val="false"/>
            <w:color w:val="auto"/>
            <w:sz w:val="19"/>
            <w:lang w:val="en-US"/>
          </w:rPr>
          <w:t>)</w:t>
        </w:r>
      </w:ins>
      <w:ins w:id="30" w:author="Unknown Author" w:date="2021-09-09T10:08:50Z">
        <w:r>
          <w:rPr>
            <w:rStyle w:val="SectionNumber"/>
            <w:rFonts w:cs="Times New Roman"/>
            <w:bCs w:val="false"/>
            <w:i w:val="false"/>
            <w:iCs w:val="false"/>
            <w:color w:val="auto"/>
            <w:sz w:val="19"/>
            <w:lang w:val="en-US"/>
          </w:rPr>
          <w:t xml:space="preserve">. </w:t>
        </w:r>
      </w:ins>
      <w:ins w:id="31" w:author="Unknown Author" w:date="2021-09-09T10:11:49Z">
        <w:r>
          <w:rPr>
            <w:rStyle w:val="SectionNumber"/>
            <w:rFonts w:cs="Times New Roman"/>
            <w:bCs w:val="false"/>
            <w:i w:val="false"/>
            <w:iCs w:val="false"/>
            <w:color w:val="auto"/>
            <w:sz w:val="19"/>
            <w:lang w:val="en-US"/>
          </w:rPr>
          <w:t xml:space="preserve">The results of a series of zero-one-inflated beta models </w:t>
        </w:r>
      </w:ins>
      <w:ins w:id="32" w:author="Unknown Author" w:date="2021-09-09T10:11:49Z">
        <w:r>
          <w:rPr>
            <w:rStyle w:val="SectionNumber"/>
            <w:rFonts w:eastAsia="맑은 고딕" w:cs="Times New Roman"/>
            <w:bCs w:val="false"/>
            <w:i w:val="false"/>
            <w:iCs w:val="false"/>
            <w:color w:val="auto"/>
            <w:kern w:val="0"/>
            <w:sz w:val="19"/>
            <w:szCs w:val="24"/>
            <w:lang w:val="en-US" w:eastAsia="de-DE" w:bidi="ar-SA"/>
          </w:rPr>
          <w:t>suggest</w:t>
        </w:r>
      </w:ins>
      <w:ins w:id="33" w:author="Unknown Author" w:date="2021-09-09T10:11:49Z">
        <w:r>
          <w:rPr>
            <w:rStyle w:val="SectionNumber"/>
            <w:rFonts w:cs="Times New Roman"/>
            <w:bCs w:val="false"/>
            <w:i w:val="false"/>
            <w:iCs w:val="false"/>
            <w:color w:val="auto"/>
            <w:sz w:val="19"/>
            <w:lang w:val="en-US"/>
          </w:rPr>
          <w:t xml:space="preserve"> that </w:t>
        </w:r>
      </w:ins>
      <w:ins w:id="34" w:author="Unknown Author" w:date="2021-09-09T10:12:01Z">
        <w:r>
          <w:rPr>
            <w:rStyle w:val="SectionNumber"/>
            <w:rFonts w:cs="Times New Roman"/>
            <w:bCs w:val="false"/>
            <w:i w:val="false"/>
            <w:iCs w:val="false"/>
            <w:color w:val="auto"/>
            <w:sz w:val="19"/>
            <w:lang w:val="en-US"/>
          </w:rPr>
          <w:t xml:space="preserve">there is a clear </w:t>
        </w:r>
      </w:ins>
      <w:ins w:id="35" w:author="Unknown Author" w:date="2021-09-09T10:12:01Z">
        <w:r>
          <w:rPr>
            <w:rStyle w:val="SectionNumber"/>
            <w:rFonts w:eastAsia="맑은 고딕" w:cs="Times New Roman"/>
            <w:bCs w:val="false"/>
            <w:i w:val="false"/>
            <w:iCs w:val="false"/>
            <w:color w:val="auto"/>
            <w:kern w:val="0"/>
            <w:sz w:val="19"/>
            <w:szCs w:val="24"/>
            <w:lang w:val="en-US" w:eastAsia="de-DE" w:bidi="ar-SA"/>
          </w:rPr>
          <w:t xml:space="preserve">“uncanny” valley of </w:t>
        </w:r>
      </w:ins>
      <w:ins w:id="36" w:author="Unknown Author" w:date="2021-09-09T10:13:07Z">
        <w:r>
          <w:rPr>
            <w:rStyle w:val="SectionNumber"/>
            <w:rFonts w:eastAsia="맑은 고딕" w:cs="Times New Roman"/>
            <w:bCs w:val="false"/>
            <w:i w:val="false"/>
            <w:iCs w:val="false"/>
            <w:color w:val="auto"/>
            <w:kern w:val="0"/>
            <w:sz w:val="19"/>
            <w:szCs w:val="24"/>
            <w:lang w:val="en-US" w:eastAsia="de-DE" w:bidi="ar-SA"/>
          </w:rPr>
          <w:t>lexemes that show similar proportions of verbal and nominal uses.</w:t>
        </w:r>
      </w:ins>
      <w:ins w:id="37" w:author="Unknown Author" w:date="2021-09-09T10:14:34Z">
        <w:r>
          <w:rPr>
            <w:rStyle w:val="SectionNumber"/>
            <w:rFonts w:eastAsia="맑은 고딕" w:cs="Times New Roman"/>
            <w:bCs w:val="false"/>
            <w:i w:val="false"/>
            <w:iCs w:val="false"/>
            <w:color w:val="auto"/>
            <w:kern w:val="0"/>
            <w:sz w:val="19"/>
            <w:szCs w:val="24"/>
            <w:lang w:val="en-US" w:eastAsia="de-DE" w:bidi="ar-SA"/>
          </w:rPr>
          <w:t xml:space="preserve"> Such lexemes have a lower proportion of inflectional uses when textual dispersion and context-dependency are controlled for.</w:t>
        </w:r>
      </w:ins>
      <w:ins w:id="38" w:author="Unknown Author" w:date="2021-09-09T10:30:32Z">
        <w:r>
          <w:rPr>
            <w:rStyle w:val="SectionNumber"/>
            <w:rFonts w:eastAsia="맑은 고딕" w:cs="Times New Roman"/>
            <w:bCs w:val="false"/>
            <w:i w:val="false"/>
            <w:iCs w:val="false"/>
            <w:color w:val="auto"/>
            <w:kern w:val="0"/>
            <w:sz w:val="19"/>
            <w:szCs w:val="24"/>
            <w:lang w:val="en-US" w:eastAsia="de-DE" w:bidi="ar-SA"/>
          </w:rPr>
          <w:t xml:space="preserve"> </w:t>
        </w:r>
      </w:ins>
      <w:ins w:id="39" w:author="Unknown Author" w:date="2021-09-09T10:23:31Z">
        <w:r>
          <w:rPr>
            <w:rStyle w:val="SectionNumber"/>
            <w:rFonts w:eastAsia="맑은 고딕" w:cs="Times New Roman"/>
            <w:bCs w:val="false"/>
            <w:i w:val="false"/>
            <w:iCs w:val="false"/>
            <w:color w:val="auto"/>
            <w:kern w:val="0"/>
            <w:sz w:val="19"/>
            <w:szCs w:val="24"/>
            <w:lang w:val="en-US" w:eastAsia="de-DE" w:bidi="ar-SA"/>
          </w:rPr>
          <w:t>Furthermore, as soon as there is some degree of c</w:t>
        </w:r>
      </w:ins>
      <w:ins w:id="40" w:author="Unknown Author" w:date="2021-09-09T10:24:00Z">
        <w:r>
          <w:rPr>
            <w:rStyle w:val="SectionNumber"/>
            <w:rFonts w:eastAsia="맑은 고딕" w:cs="Times New Roman"/>
            <w:bCs w:val="false"/>
            <w:i w:val="false"/>
            <w:iCs w:val="false"/>
            <w:color w:val="auto"/>
            <w:kern w:val="0"/>
            <w:sz w:val="19"/>
            <w:szCs w:val="24"/>
            <w:lang w:val="en-US" w:eastAsia="de-DE" w:bidi="ar-SA"/>
          </w:rPr>
          <w:t>onversion, the probability that a lexeme is always encountered with</w:t>
        </w:r>
      </w:ins>
      <w:ins w:id="41" w:author="Unknown Author" w:date="2021-09-09T10:27:30Z">
        <w:r>
          <w:rPr>
            <w:rStyle w:val="SectionNumber"/>
            <w:rFonts w:eastAsia="맑은 고딕" w:cs="Times New Roman"/>
            <w:bCs w:val="false"/>
            <w:i w:val="false"/>
            <w:iCs w:val="false"/>
            <w:color w:val="auto"/>
            <w:kern w:val="0"/>
            <w:sz w:val="19"/>
            <w:szCs w:val="24"/>
            <w:lang w:val="en-US" w:eastAsia="de-DE" w:bidi="ar-SA"/>
          </w:rPr>
          <w:t>out</w:t>
        </w:r>
      </w:ins>
      <w:ins w:id="42" w:author="Unknown Author" w:date="2021-09-09T10:26:22Z">
        <w:r>
          <w:rPr>
            <w:rStyle w:val="SectionNumber"/>
            <w:rFonts w:eastAsia="맑은 고딕" w:cs="Times New Roman"/>
            <w:bCs w:val="false"/>
            <w:i w:val="false"/>
            <w:iCs w:val="false"/>
            <w:color w:val="auto"/>
            <w:kern w:val="0"/>
            <w:sz w:val="19"/>
            <w:szCs w:val="24"/>
            <w:lang w:val="en-US" w:eastAsia="de-DE" w:bidi="ar-SA"/>
          </w:rPr>
          <w:t xml:space="preserve"> inflection sharply rises.</w:t>
        </w:r>
      </w:ins>
      <w:ins w:id="43" w:author="Unknown Author" w:date="2021-09-09T10:30:52Z">
        <w:r>
          <w:rPr>
            <w:rStyle w:val="SectionNumber"/>
            <w:rFonts w:eastAsia="맑은 고딕" w:cs="Times New Roman"/>
            <w:bCs w:val="false"/>
            <w:i w:val="false"/>
            <w:iCs w:val="false"/>
            <w:color w:val="auto"/>
            <w:kern w:val="0"/>
            <w:sz w:val="19"/>
            <w:szCs w:val="24"/>
            <w:lang w:val="en-US" w:eastAsia="de-DE" w:bidi="ar-SA"/>
          </w:rPr>
          <w:t xml:space="preserve"> </w:t>
        </w:r>
      </w:ins>
      <w:ins w:id="44" w:author="Unknown Author" w:date="2021-09-09T10:30:52Z">
        <w:r>
          <w:rPr>
            <w:rStyle w:val="SectionNumber"/>
            <w:rFonts w:eastAsia="맑은 고딕" w:cs="Times New Roman"/>
            <w:bCs w:val="false"/>
            <w:i w:val="false"/>
            <w:iCs w:val="false"/>
            <w:color w:val="auto"/>
            <w:kern w:val="0"/>
            <w:sz w:val="19"/>
            <w:szCs w:val="24"/>
            <w:lang w:val="en-US" w:eastAsia="de-DE" w:bidi="ar-SA"/>
          </w:rPr>
          <w:t>Disambiguation by means</w:t>
        </w:r>
      </w:ins>
      <w:ins w:id="45" w:author="Unknown Author" w:date="2021-09-09T10:31:03Z">
        <w:r>
          <w:rPr>
            <w:rStyle w:val="SectionNumber"/>
            <w:rFonts w:eastAsia="맑은 고딕" w:cs="Times New Roman"/>
            <w:bCs w:val="false"/>
            <w:i w:val="false"/>
            <w:iCs w:val="false"/>
            <w:color w:val="auto"/>
            <w:kern w:val="0"/>
            <w:sz w:val="19"/>
            <w:szCs w:val="24"/>
            <w:lang w:val="en-US" w:eastAsia="de-DE" w:bidi="ar-SA"/>
          </w:rPr>
          <w:t xml:space="preserve"> of inflection </w:t>
        </w:r>
      </w:ins>
      <w:ins w:id="46" w:author="Unknown Author" w:date="2021-09-09T10:33:17Z">
        <w:r>
          <w:rPr>
            <w:rStyle w:val="SectionNumber"/>
            <w:rFonts w:eastAsia="맑은 고딕" w:cs="Times New Roman"/>
            <w:bCs w:val="false"/>
            <w:i w:val="false"/>
            <w:iCs w:val="false"/>
            <w:color w:val="auto"/>
            <w:kern w:val="0"/>
            <w:sz w:val="19"/>
            <w:szCs w:val="24"/>
            <w:lang w:val="en-US" w:eastAsia="de-DE" w:bidi="ar-SA"/>
          </w:rPr>
          <w:t>is unlikely to play a uniform role</w:t>
        </w:r>
      </w:ins>
      <w:ins w:id="47" w:author="Unknown Author" w:date="2021-09-09T10:32:12Z">
        <w:r>
          <w:rPr>
            <w:rStyle w:val="SectionNumber"/>
            <w:rFonts w:eastAsia="맑은 고딕" w:cs="Times New Roman"/>
            <w:bCs w:val="false"/>
            <w:i w:val="false"/>
            <w:iCs w:val="false"/>
            <w:color w:val="auto"/>
            <w:kern w:val="0"/>
            <w:sz w:val="19"/>
            <w:szCs w:val="24"/>
            <w:lang w:val="en-US" w:eastAsia="de-DE" w:bidi="ar-SA"/>
          </w:rPr>
          <w:t xml:space="preserve"> depending on the inflectional distribution of a lexeme.</w:t>
        </w:r>
      </w:ins>
    </w:p>
    <w:p>
      <w:pPr>
        <w:pStyle w:val="Head1"/>
        <w:numPr>
          <w:ilvl w:val="0"/>
          <w:numId w:val="13"/>
        </w:numPr>
        <w:rPr/>
      </w:pPr>
      <w:bookmarkStart w:id="0" w:name="__RefHeading___Toc12506_576252695"/>
      <w:bookmarkEnd w:id="0"/>
      <w:r>
        <w:rPr/>
        <w:t>Introduction</w:t>
      </w:r>
    </w:p>
    <w:p>
      <w:pPr>
        <w:pStyle w:val="Paraignoreindent"/>
        <w:rPr>
          <w:lang w:val="en-US"/>
        </w:rPr>
      </w:pPr>
      <w:r>
        <w:rPr>
          <w:lang w:val="en-US"/>
        </w:rPr>
        <w:t xml:space="preserve">The English language makes it easy to verb a noun. Conversion is a remarkably productive word formation process in analytic languages. Yet little quantitative research has been presented on the topic. This study will focus on word class ambiguity and explore </w:t>
      </w:r>
      <w:r>
        <w:rPr>
          <w:sz w:val="19"/>
          <w:szCs w:val="24"/>
          <w:lang w:val="en-US"/>
        </w:rPr>
        <w:t>its</w:t>
      </w:r>
      <w:r>
        <w:rPr>
          <w:lang w:val="en-US"/>
        </w:rPr>
        <w:t xml:space="preserve"> effect on the distribution of inflections. I will attempt to show that the probability of occurrence of inflectional suffixes is affected by the relative frequency of nominal versus verbal uses, textual specificity, as well as lexical and contextual boundedness. Forms that </w:t>
      </w:r>
      <w:r>
        <w:rPr>
          <w:sz w:val="19"/>
          <w:szCs w:val="24"/>
          <w:lang w:val="en-US"/>
        </w:rPr>
        <w:t>show a</w:t>
      </w:r>
      <w:r>
        <w:rPr>
          <w:lang w:val="en-US"/>
        </w:rPr>
        <w:t xml:space="preserve"> similar degree of associat</w:t>
      </w:r>
      <w:r>
        <w:rPr>
          <w:sz w:val="19"/>
          <w:szCs w:val="24"/>
          <w:lang w:val="en-US"/>
        </w:rPr>
        <w:t>ion</w:t>
      </w:r>
      <w:r>
        <w:rPr>
          <w:lang w:val="en-US"/>
        </w:rPr>
        <w:t xml:space="preserve"> to both categories exist in a potential “uncanny valley”, and it will be argued that there is a noticeably different distribution of inflectional suffixes for those forms. These differences might point to systemic tendencies or even restrictions that, among other reasons, could be caused by a more general tendency to avoid ambiguity.</w:t>
      </w:r>
    </w:p>
    <w:p>
      <w:pPr>
        <w:pStyle w:val="Paragraph"/>
        <w:rPr>
          <w:lang w:val="en-US"/>
        </w:rPr>
      </w:pPr>
      <w:r>
        <w:rPr>
          <w:lang w:val="en-US"/>
        </w:rPr>
        <w:t xml:space="preserve">Ambiguity is pervasive in language. In fact, the term itself is ambiguous and there is a plethora of types of ambiguity that have been recognized by linguists. On the structural level of English, ambiguities can be roughly categorized into two broad categories of syntactic, and lexical ambiguities. Lexical ambiguity most frequently occurs when there is polysemy or homonymy that may lead to conflicting interpretations. Syntactic ambiguity arises when there are multiple parses for the same syntactic pattern. This can itself be directly or indirectly caused by some form of lexical ambiguity. Word class ambiguity is a type of ambiguity that is not so commonly in focus. There is little potential for misinterpreting conversion or accidentally assuming conversion. Most lexemes that are commonly categorized as belonging to one of the open word classes are ambiguous with respect to word class only outside of a communicative context. Word-class information and other grammatical and distributional information is stored in memory as part of the information about the lexeme, so this ambiguity is inherently a matter of degree. Lexical items are more or less strongly entrenched. How word-class ambiguous a lexeme is also depends on the distributional make-up and semantic properties. The aim of this study is not to identify and </w:t>
      </w:r>
      <w:del w:id="48" w:author="Unknown Author" w:date="2021-09-06T11:22:19Z">
        <w:commentRangeStart w:id="1"/>
        <w:r>
          <w:rPr>
            <w:lang w:val="en-US"/>
          </w:rPr>
          <w:delText>ag</w:delText>
        </w:r>
      </w:del>
      <w:ins w:id="49" w:author="Unknown Author" w:date="2021-09-06T11:22:19Z">
        <w:r>
          <w:rPr>
            <w:rFonts w:eastAsia="맑은 고딕" w:cs="Times New Roman"/>
            <w:color w:val="auto"/>
            <w:kern w:val="0"/>
            <w:sz w:val="19"/>
            <w:szCs w:val="24"/>
            <w:lang w:val="en-US" w:eastAsia="de-DE" w:bidi="ar-SA"/>
            <w14:numSpacing w14:val="proportional"/>
          </w:rPr>
          <w:t>analyze</w:t>
        </w:r>
      </w:ins>
      <w:r>
        <w:rPr>
          <w:rFonts w:eastAsia="맑은 고딕" w:cs="Times New Roman"/>
          <w:color w:val="auto"/>
          <w:kern w:val="0"/>
          <w:sz w:val="19"/>
          <w:szCs w:val="24"/>
          <w:lang w:val="en-US" w:eastAsia="de-DE" w:bidi="ar-SA"/>
          <w14:numSpacing w14:val="proportional"/>
        </w:rPr>
      </w:r>
      <w:commentRangeEnd w:id="1"/>
      <w:r>
        <w:commentReference w:id="1"/>
      </w:r>
      <w:r>
        <w:rPr>
          <w:lang w:val="en-US"/>
        </w:rPr>
        <w:t xml:space="preserve"> actual cases of ambiguity that are caused by conversion, but rather to investigate large scale effects and tendencies on the composition of the lexical system. The underlying question is why a language like English allows </w:t>
      </w:r>
      <w:r>
        <w:rPr>
          <w:sz w:val="19"/>
          <w:szCs w:val="24"/>
          <w:lang w:val="en-US"/>
          <w14:numSpacing w14:val="proportional"/>
        </w:rPr>
        <w:t xml:space="preserve">speakers </w:t>
      </w:r>
      <w:r>
        <w:rPr>
          <w:lang w:val="en-US"/>
        </w:rPr>
        <w:t>to readily use a lexical item as either noun or verb even though there is little morphological marking in English.</w:t>
      </w:r>
    </w:p>
    <w:p>
      <w:pPr>
        <w:pStyle w:val="Paragraph"/>
        <w:rPr>
          <w:lang w:val="en-US"/>
        </w:rPr>
      </w:pPr>
      <w:r>
        <w:rPr>
          <w:lang w:val="en-US"/>
        </w:rPr>
        <w:t xml:space="preserve">The emergence of lexical clusters, including polysemes, homonyms or multi-word expressions is conditioned by frequency. In an exemplar-based model, word classes themselves are expected to emerge through categorizing and clustering of contiguous experiences, e.g. (co-)occurrence patterns. Various studies have provided evidence for frequency and clustering effects (for a review, cf. </w:t>
      </w:r>
      <w:hyperlink w:anchor="ref-diessel16">
        <w:r>
          <w:rPr>
            <w:lang w:val="en-US"/>
          </w:rPr>
          <w:t>Diessel 2016</w:t>
        </w:r>
      </w:hyperlink>
      <w:r>
        <w:rPr>
          <w:lang w:val="en-US"/>
        </w:rPr>
        <w:t>). Conversely, the lack of distinctiveness between (co-)occurrence patterns is expected to cause fuzzier, generally less well-entrenched categories. If conversion becomes too frequent, the clustering of occurrences per lexeme and the learned associations to the word classes would be weakened for the affected items.</w:t>
      </w:r>
    </w:p>
    <w:p>
      <w:pPr>
        <w:pStyle w:val="Paragraph"/>
        <w:rPr>
          <w:lang w:val="en-US"/>
        </w:rPr>
      </w:pPr>
      <w:r>
        <w:rPr>
          <w:lang w:val="en-US"/>
        </w:rPr>
        <w:t xml:space="preserve">In section </w:t>
      </w:r>
      <w:hyperlink w:anchor="avoid">
        <w:r>
          <w:rPr>
            <w:rStyle w:val="InternetLink"/>
            <w:color w:val="auto"/>
            <w:sz w:val="19"/>
            <w:lang w:val="en-US"/>
          </w:rPr>
          <w:t>2.1</w:t>
        </w:r>
      </w:hyperlink>
      <w:r>
        <w:rPr>
          <w:lang w:val="en-US"/>
        </w:rPr>
        <w:t xml:space="preserve"> and </w:t>
      </w:r>
      <w:hyperlink w:anchor="proc">
        <w:r>
          <w:rPr>
            <w:rStyle w:val="InternetLink"/>
            <w:color w:val="auto"/>
            <w:sz w:val="19"/>
            <w:lang w:val="en-US"/>
          </w:rPr>
          <w:t>2.2</w:t>
        </w:r>
      </w:hyperlink>
      <w:r>
        <w:rPr>
          <w:lang w:val="en-US"/>
        </w:rPr>
        <w:t xml:space="preserve">, I will outline the phenomenon and review experimental </w:t>
      </w:r>
      <w:r>
        <w:rPr>
          <w:sz w:val="19"/>
          <w:szCs w:val="24"/>
          <w:lang w:val="en-US"/>
          <w14:numSpacing w14:val="proportional"/>
        </w:rPr>
        <w:t>p</w:t>
      </w:r>
      <w:r>
        <w:rPr>
          <w:lang w:val="en-US"/>
        </w:rPr>
        <w:t xml:space="preserve">honetics and </w:t>
      </w:r>
      <w:del w:id="50" w:author="Unknown Author" w:date="2021-09-09T09:50:47Z">
        <w:r>
          <w:rPr>
            <w:sz w:val="19"/>
            <w:szCs w:val="24"/>
            <w:lang w:val="en-US"/>
            <w14:numSpacing w14:val="proportional"/>
          </w:rPr>
          <w:delText>p</w:delText>
        </w:r>
      </w:del>
      <w:ins w:id="51" w:author="Unknown Author" w:date="2021-09-09T09:50:47Z">
        <w:r>
          <w:rPr>
            <w:rFonts w:eastAsia="맑은 고딕" w:cs="Times New Roman"/>
            <w:color w:val="auto"/>
            <w:kern w:val="0"/>
            <w:sz w:val="19"/>
            <w:szCs w:val="24"/>
            <w:lang w:val="en-US" w:eastAsia="de-DE" w:bidi="ar-SA"/>
            <w14:numSpacing w14:val="proportional"/>
          </w:rPr>
          <w:t>n</w:t>
        </w:r>
      </w:ins>
      <w:r>
        <w:rPr>
          <w:lang w:val="en-US"/>
        </w:rPr>
        <w:t xml:space="preserve">eurolinguistics literature on the effects of ambiguity and ambiguity avoidance, and discuss some arguments on the role and limits of ambiguity. Section </w:t>
      </w:r>
      <w:hyperlink w:anchor="conv_measure">
        <w:r>
          <w:rPr>
            <w:rStyle w:val="InternetLink"/>
            <w:color w:val="auto"/>
            <w:sz w:val="19"/>
            <w:lang w:val="en-US"/>
          </w:rPr>
          <w:t>2.3</w:t>
        </w:r>
      </w:hyperlink>
      <w:r>
        <w:rPr>
          <w:lang w:val="en-US"/>
        </w:rPr>
        <w:t xml:space="preserve"> is concerned with the conceptualization and operationalization of conversion, and section </w:t>
      </w:r>
      <w:hyperlink w:anchor="meth">
        <w:r>
          <w:rPr>
            <w:rStyle w:val="InternetLink"/>
            <w:color w:val="auto"/>
            <w:sz w:val="19"/>
            <w:lang w:val="en-US"/>
          </w:rPr>
          <w:t>3</w:t>
        </w:r>
      </w:hyperlink>
      <w:r>
        <w:rPr>
          <w:lang w:val="en-US"/>
        </w:rPr>
        <w:t xml:space="preserve"> will provide an overview over the metrics used in this study. Subsequently, in section </w:t>
      </w:r>
      <w:hyperlink w:anchor="analys">
        <w:r>
          <w:rPr>
            <w:rStyle w:val="InternetLink"/>
            <w:color w:val="auto"/>
            <w:sz w:val="19"/>
            <w:lang w:val="en-US"/>
          </w:rPr>
          <w:t>4</w:t>
        </w:r>
      </w:hyperlink>
      <w:r>
        <w:rPr>
          <w:lang w:val="en-US"/>
        </w:rPr>
        <w:t xml:space="preserve">, I will present a series of GAMLSS models (Generalized Additive Models for Location, Scale and Shape, cf. </w:t>
      </w:r>
      <w:hyperlink w:anchor="ref-stasinopoulos18">
        <w:r>
          <w:rPr>
            <w:rStyle w:val="InternetLink"/>
            <w:color w:val="auto"/>
            <w:sz w:val="19"/>
            <w:lang w:val="en-US"/>
          </w:rPr>
          <w:t>Stasinopoulos, Rigby &amp; Bastiani 2018</w:t>
        </w:r>
      </w:hyperlink>
      <w:r>
        <w:rPr>
          <w:lang w:val="en-US"/>
        </w:rPr>
        <w:t xml:space="preserve">; </w:t>
      </w:r>
      <w:hyperlink w:anchor="ref-gamlss">
        <w:r>
          <w:rPr>
            <w:rStyle w:val="InternetLink"/>
            <w:color w:val="auto"/>
            <w:sz w:val="19"/>
            <w:lang w:val="en-US"/>
          </w:rPr>
          <w:t>Rigby &amp; Stasinopoulos 2005</w:t>
        </w:r>
      </w:hyperlink>
      <w:r>
        <w:rPr>
          <w:lang w:val="en-US"/>
        </w:rPr>
        <w:t>) that attempt to model the influence of verb-noun or noun-verb conversion on the distribution of -</w:t>
      </w:r>
      <w:r>
        <w:rPr>
          <w:i/>
          <w:iCs/>
          <w:lang w:val="en-US"/>
        </w:rPr>
        <w:t>s</w:t>
      </w:r>
      <w:r>
        <w:rPr>
          <w:lang w:val="en-US"/>
        </w:rPr>
        <w:t xml:space="preserve"> and -</w:t>
      </w:r>
      <w:r>
        <w:rPr>
          <w:i/>
          <w:iCs/>
          <w:lang w:val="en-US"/>
        </w:rPr>
        <w:t>ed</w:t>
      </w:r>
      <w:r>
        <w:rPr>
          <w:lang w:val="en-US"/>
        </w:rPr>
        <w:t xml:space="preserve"> suffixation while controlling for textual dispersion, regularity of occurrence and contextual flexibility. In Section </w:t>
      </w:r>
      <w:hyperlink w:anchor="disc">
        <w:r>
          <w:rPr>
            <w:rStyle w:val="InternetLink"/>
            <w:color w:val="auto"/>
            <w:sz w:val="19"/>
            <w:lang w:val="en-US"/>
          </w:rPr>
          <w:t>5</w:t>
        </w:r>
      </w:hyperlink>
      <w:r>
        <w:rPr>
          <w:lang w:val="en-US"/>
        </w:rPr>
        <w:t xml:space="preserve">, the results will be discussed in light of considerations from previous sections. Section </w:t>
      </w:r>
      <w:hyperlink w:anchor="conc">
        <w:r>
          <w:rPr>
            <w:rStyle w:val="InternetLink"/>
            <w:color w:val="auto"/>
            <w:sz w:val="19"/>
            <w:lang w:val="en-US"/>
          </w:rPr>
          <w:t>6</w:t>
        </w:r>
      </w:hyperlink>
      <w:r>
        <w:rPr>
          <w:lang w:val="en-US"/>
        </w:rPr>
        <w:t xml:space="preserve"> concludes the findings and provides suggestions for improvements in methodology. </w:t>
      </w:r>
      <w:bookmarkStart w:id="1" w:name="introduction"/>
      <w:bookmarkEnd w:id="1"/>
      <w:r>
        <w:rPr>
          <w:rStyle w:val="FootnoteAnchor"/>
        </w:rPr>
        <w:footnoteReference w:id="2"/>
      </w:r>
    </w:p>
    <w:p>
      <w:pPr>
        <w:pStyle w:val="Head1"/>
        <w:numPr>
          <w:ilvl w:val="0"/>
          <w:numId w:val="13"/>
        </w:numPr>
        <w:rPr/>
      </w:pPr>
      <w:bookmarkStart w:id="2" w:name="__RefHeading___Toc12508_576252695"/>
      <w:bookmarkEnd w:id="2"/>
      <w:r>
        <w:rPr/>
        <w:t>Word class ambiguity</w:t>
      </w:r>
    </w:p>
    <w:p>
      <w:pPr>
        <w:pStyle w:val="Head2"/>
        <w:numPr>
          <w:ilvl w:val="1"/>
          <w:numId w:val="13"/>
        </w:numPr>
        <w:rPr/>
      </w:pPr>
      <w:bookmarkStart w:id="3" w:name="__RefHeading___Toc12510_576252695"/>
      <w:bookmarkEnd w:id="3"/>
      <w:r>
        <w:rPr/>
        <w:t>Potential functions of ambiguity</w:t>
      </w:r>
      <w:bookmarkStart w:id="4" w:name="avoid"/>
      <w:bookmarkEnd w:id="4"/>
    </w:p>
    <w:p>
      <w:pPr>
        <w:pStyle w:val="Paraignoreindent"/>
        <w:rPr>
          <w:lang w:val="en-US"/>
        </w:rPr>
      </w:pPr>
      <w:r>
        <w:rPr>
          <w:lang w:val="en-US"/>
        </w:rPr>
        <w:t>Wasow (</w:t>
      </w:r>
      <w:hyperlink w:anchor="ref-wasow15">
        <w:r>
          <w:rPr>
            <w:lang w:val="en-US"/>
          </w:rPr>
          <w:t>2015</w:t>
        </w:r>
      </w:hyperlink>
      <w:r>
        <w:rPr>
          <w:lang w:val="en-US"/>
        </w:rPr>
        <w:t>) provides an overview of different types of ambiguities. Among other types, the author points out that word order freezing might be seen as ambiguity avoidance. The ambiguity that is hypothesized to be avoided here is understood to be concerning syntactic relations. However, word order freezing also avoids word class ambiguity in a mostly inflection-free grammar. German has a rather free word order, but the finite verb is also frozen in second position, which equally avoids word class ambiguity, especially considering German bare infinitives are a common means of nominalization. Wasow (</w:t>
      </w:r>
      <w:hyperlink w:anchor="ref-wasow15">
        <w:r>
          <w:rPr>
            <w:rStyle w:val="InternetLink"/>
            <w:color w:val="auto"/>
            <w:sz w:val="19"/>
            <w:lang w:val="en-US"/>
          </w:rPr>
          <w:t>2015</w:t>
        </w:r>
      </w:hyperlink>
      <w:r>
        <w:rPr>
          <w:lang w:val="en-US"/>
        </w:rPr>
        <w:t>) finally concludes that ambiguity avoidance has not been shown to be as common as expected considering the pervasiveness of ambiguities in language.</w:t>
      </w:r>
    </w:p>
    <w:p>
      <w:pPr>
        <w:pStyle w:val="Paragraph"/>
        <w:rPr>
          <w:lang w:val="en-US"/>
        </w:rPr>
      </w:pPr>
      <w:r>
        <w:rPr>
          <w:lang w:val="en-US"/>
        </w:rPr>
        <w:t xml:space="preserve">Phonetic changes are often the trigger for the emergence of homonymy and some types of syntactic ambiguity, mostly those caused by syncretism via morphological reduction. Evidently, those ambiguities are often not immediately resolved or compensated for in an obvious way. Past research has tried to explain the existence and even necessity of ambiguity in natural languages. There seem to be good reasons for the pervasiveness of ambiguity, and good reasons for a language to keep ambiguity at a minimum. In both cases, ease of processing and ease of production represent convincing candidates (cf. </w:t>
      </w:r>
      <w:hyperlink w:anchor="ref-piantadosi_et_al12">
        <w:r>
          <w:rPr>
            <w:rStyle w:val="InternetLink"/>
            <w:color w:val="auto"/>
            <w:sz w:val="19"/>
            <w:lang w:val="en-US"/>
          </w:rPr>
          <w:t>Piantadosi, Tily &amp; Gibson 2012</w:t>
        </w:r>
      </w:hyperlink>
      <w:r>
        <w:rPr>
          <w:lang w:val="en-US"/>
        </w:rPr>
        <w:t xml:space="preserve">; </w:t>
      </w:r>
      <w:hyperlink w:anchor="ref-tomaschek_et_al_18">
        <w:r>
          <w:rPr>
            <w:rStyle w:val="InternetLink"/>
            <w:color w:val="auto"/>
            <w:sz w:val="19"/>
            <w:lang w:val="en-US"/>
          </w:rPr>
          <w:t>Tomaschek et al. 2018</w:t>
        </w:r>
      </w:hyperlink>
      <w:r>
        <w:rPr>
          <w:lang w:val="en-US"/>
        </w:rPr>
        <w:t>). They are also competing motivations potentially balancing the amount of ambiguity in a language. Piantadosi, Tily &amp; Gibson (</w:t>
      </w:r>
      <w:hyperlink w:anchor="ref-piantadosi_et_al12">
        <w:r>
          <w:rPr>
            <w:rStyle w:val="InternetLink"/>
            <w:color w:val="auto"/>
            <w:sz w:val="19"/>
            <w:lang w:val="en-US"/>
          </w:rPr>
          <w:t>2012</w:t>
        </w:r>
      </w:hyperlink>
      <w:r>
        <w:rPr>
          <w:lang w:val="en-US"/>
        </w:rPr>
        <w:t>) argue that some degree of ambiguity is required in an efficient communicative system. More recently, Trott &amp; Bergen (</w:t>
      </w:r>
      <w:hyperlink w:anchor="ref-trott+bergen20">
        <w:r>
          <w:rPr>
            <w:rStyle w:val="InternetLink"/>
            <w:color w:val="auto"/>
            <w:sz w:val="19"/>
            <w:lang w:val="en-US"/>
          </w:rPr>
          <w:t>2020</w:t>
        </w:r>
      </w:hyperlink>
      <w:r>
        <w:rPr>
          <w:lang w:val="en-US"/>
        </w:rPr>
        <w:t>) argued that, based on simulation, linguistic forms are expected to show a certain degree of ambiguity in order to provide an efficient system. Their simulations suggest that ambiguity caused by homophony is more common in natural languages than expected, despite the processing and efficiency advantages. Furthermore, homophones were shown to be smoothed out in lexically neighboring areas.</w:t>
      </w:r>
    </w:p>
    <w:p>
      <w:pPr>
        <w:pStyle w:val="Paragraph"/>
        <w:rPr>
          <w:lang w:val="en-US"/>
        </w:rPr>
      </w:pPr>
      <w:r>
        <w:rPr>
          <w:lang w:val="en-US"/>
        </w:rPr>
        <w:t>Given the plethora of contextual information in any given communicative situation, a different reason for the perceived pervasiveness of ambiguity is that there is usually enough context to disambiguate. Studies like Plag, Homann &amp; Kunter (</w:t>
      </w:r>
      <w:hyperlink w:anchor="ref-plag17">
        <w:r>
          <w:rPr>
            <w:lang w:val="en-US"/>
          </w:rPr>
          <w:t>2017</w:t>
        </w:r>
      </w:hyperlink>
      <w:r>
        <w:rPr>
          <w:lang w:val="en-US"/>
        </w:rPr>
        <w:t>) on word-final -</w:t>
      </w:r>
      <w:r>
        <w:rPr>
          <w:i/>
          <w:iCs/>
          <w:lang w:val="en-US"/>
        </w:rPr>
        <w:t>s</w:t>
      </w:r>
      <w:r>
        <w:rPr>
          <w:lang w:val="en-US"/>
        </w:rPr>
        <w:t xml:space="preserve"> call into question how common perfect homophony actually is. The study found significant length differences, and hypothesizes that subtle phonetic differences are learned and contribute to the lexical representation of words in memory. </w:t>
      </w:r>
      <w:ins w:id="52" w:author="Unknown Author" w:date="2021-09-09T09:46:42Z">
        <w:r>
          <w:rPr>
            <w:lang w:val="en-US"/>
          </w:rPr>
          <w:t xml:space="preserve">Systematic phonetic differences potentially contribute to disambiguation. </w:t>
        </w:r>
      </w:ins>
      <w:r>
        <w:rPr>
          <w:lang w:val="en-US"/>
        </w:rPr>
        <w:t>Yung Song et al. (</w:t>
      </w:r>
      <w:hyperlink w:anchor="ref-song_et_al13">
        <w:r>
          <w:rPr>
            <w:lang w:val="en-US"/>
          </w:rPr>
          <w:t>2013</w:t>
        </w:r>
      </w:hyperlink>
      <w:r>
        <w:rPr>
          <w:lang w:val="en-US"/>
        </w:rPr>
        <w:t xml:space="preserve">), in a more lexically restricted study, did not find any such effect. </w:t>
      </w:r>
      <w:del w:id="53" w:author="Unknown Author" w:date="2021-09-09T09:46:41Z">
        <w:r>
          <w:rPr>
            <w:lang w:val="en-US"/>
          </w:rPr>
          <w:delText>Systematic phonetic differences potentially contribute to disambiguation,</w:delText>
        </w:r>
      </w:del>
      <w:del w:id="54" w:author="Unknown Author" w:date="2021-09-09T09:47:04Z">
        <w:r>
          <w:rPr>
            <w:lang w:val="en-US"/>
          </w:rPr>
          <w:delText xml:space="preserve"> rendering ambiguity through homonymy more of a surface phenomenon</w:delText>
        </w:r>
      </w:del>
      <w:del w:id="55" w:author="Unknown Author" w:date="2021-09-09T09:47:04Z">
        <w:r>
          <w:rPr>
            <w:lang w:val="en-US"/>
          </w:rPr>
          <w:commentReference w:id="2"/>
        </w:r>
      </w:del>
      <w:del w:id="56" w:author="Unknown Author" w:date="2021-09-09T09:47:04Z">
        <w:r>
          <w:rPr>
            <w:lang w:val="en-US"/>
          </w:rPr>
          <w:delText>.</w:delText>
        </w:r>
      </w:del>
      <w:r>
        <w:rPr>
          <w:lang w:val="en-US"/>
        </w:rPr>
        <w:t xml:space="preserve"> In a more recent study, Tomaschek et al. (</w:t>
      </w:r>
      <w:hyperlink w:anchor="ref-tomaschek_et_al21">
        <w:r>
          <w:rPr>
            <w:lang w:val="en-US"/>
          </w:rPr>
          <w:t>2021</w:t>
        </w:r>
      </w:hyperlink>
      <w:r>
        <w:rPr>
          <w:lang w:val="en-US"/>
        </w:rPr>
        <w:t>) show that length of final -s can be modeled as having a discriminatory function depending on the lexical and phonological context. In other words, the duration was found to decrease with increasing contextual ambiguity. “Energy is not invested in a signal that creates confusion instead of clarity.” (</w:t>
      </w:r>
      <w:hyperlink w:anchor="ref-tomaschek_et_al21">
        <w:r>
          <w:rPr>
            <w:lang w:val="en-US"/>
          </w:rPr>
          <w:t>Tomaschek et al. 2021: 154</w:t>
        </w:r>
      </w:hyperlink>
      <w:r>
        <w:rPr>
          <w:lang w:val="en-US"/>
        </w:rPr>
        <w:t>) This points to some degree of ambiguity sensitivity, even though it is not entirely clear what it means for ambiguity avoidance. Assuming the inverse of this observation is equally the case, namely that more energy is invested in a signal that creates clarity, an interesting analogical hypothesis could be formulated that</w:t>
      </w:r>
      <w:ins w:id="57" w:author="Unknown Author" w:date="2021-09-09T09:05:47Z">
        <w:r>
          <w:rPr>
            <w:lang w:val="en-US"/>
          </w:rPr>
          <w:t xml:space="preserve"> </w:t>
        </w:r>
      </w:ins>
      <w:ins w:id="58" w:author="Unknown Author" w:date="2021-09-09T09:06:18Z">
        <w:r>
          <w:rPr>
            <w:lang w:val="en-US"/>
          </w:rPr>
          <w:t>the word class of a</w:t>
        </w:r>
      </w:ins>
      <w:r>
        <w:rPr>
          <w:lang w:val="en-US"/>
        </w:rPr>
        <w:t xml:space="preserve"> word-class ambiguous lexeme</w:t>
      </w:r>
      <w:del w:id="59" w:author="Unknown Author" w:date="2021-09-09T09:07:38Z">
        <w:r>
          <w:rPr>
            <w:lang w:val="en-US"/>
          </w:rPr>
          <w:delText>s are</w:delText>
        </w:r>
      </w:del>
      <w:ins w:id="60" w:author="Unknown Author" w:date="2021-09-09T09:07:38Z">
        <w:r>
          <w:rPr>
            <w:lang w:val="en-US"/>
          </w:rPr>
          <w:t xml:space="preserve"> </w:t>
        </w:r>
      </w:ins>
      <w:ins w:id="61" w:author="Unknown Author" w:date="2021-09-09T09:07:38Z">
        <w:r>
          <w:rPr>
            <w:lang w:val="en-US"/>
          </w:rPr>
          <w:t>is</w:t>
        </w:r>
      </w:ins>
      <w:r>
        <w:rPr>
          <w:lang w:val="en-US"/>
        </w:rPr>
        <w:t xml:space="preserve"> potentially </w:t>
      </w:r>
      <w:commentRangeStart w:id="3"/>
      <w:r>
        <w:rPr>
          <w:lang w:val="en-US"/>
        </w:rPr>
        <w:t>reinforced</w:t>
      </w:r>
      <w:r>
        <w:rPr>
          <w:lang w:val="en-US"/>
        </w:rPr>
      </w:r>
      <w:commentRangeEnd w:id="3"/>
      <w:r>
        <w:commentReference w:id="3"/>
      </w:r>
      <w:r>
        <w:rPr>
          <w:lang w:val="en-US"/>
        </w:rPr>
        <w:t xml:space="preserve"> by additional morpho-syntactic marking even though they are not necessarily likely to produce ambiguity. In that case, redundancies in marking are to be expected.</w:t>
      </w:r>
    </w:p>
    <w:p>
      <w:pPr>
        <w:pStyle w:val="Head2"/>
        <w:numPr>
          <w:ilvl w:val="1"/>
          <w:numId w:val="13"/>
        </w:numPr>
        <w:rPr>
          <w:lang w:val="en-US"/>
        </w:rPr>
      </w:pPr>
      <w:bookmarkStart w:id="5" w:name="__RefHeading___Toc12512_576252695"/>
      <w:bookmarkEnd w:id="5"/>
      <w:r>
        <w:rPr>
          <w:lang w:val="en-US"/>
        </w:rPr>
        <w:t>Word class ambiguity and processing</w:t>
      </w:r>
      <w:bookmarkStart w:id="6" w:name="proc"/>
      <w:bookmarkEnd w:id="6"/>
    </w:p>
    <w:p>
      <w:pPr>
        <w:pStyle w:val="Paragraph"/>
        <w:rPr>
          <w:lang w:val="en-US"/>
        </w:rPr>
      </w:pPr>
      <w:r>
        <w:rPr>
          <w:lang w:val="en-US"/>
        </w:rPr>
        <w:t>In neurolinguistic experiments it has been observed that word class ambiguity leads to significantly longer processing times of word-class ambiguous items (</w:t>
      </w:r>
      <w:hyperlink w:anchor="ref-federmeier_et_al00">
        <w:r>
          <w:rPr>
            <w:lang w:val="en-US"/>
          </w:rPr>
          <w:t>Federmeier et al. 2000</w:t>
        </w:r>
      </w:hyperlink>
      <w:r>
        <w:rPr>
          <w:lang w:val="en-US"/>
        </w:rPr>
        <w:t xml:space="preserve">; </w:t>
      </w:r>
      <w:hyperlink w:anchor="ref-lee+federmeier08">
        <w:r>
          <w:rPr>
            <w:lang w:val="en-US"/>
          </w:rPr>
          <w:t>Lee &amp; Federmeier 2008</w:t>
        </w:r>
      </w:hyperlink>
      <w:r>
        <w:rPr>
          <w:lang w:val="en-US"/>
        </w:rPr>
        <w:t>). This correlates with the activation of separate regions in memory for nominal and verbal representations of the item. Interestingly, these effects are present even when word class membership is clear from the context, although these findings have been somewhat relativized by Lee &amp; Federmeier (</w:t>
      </w:r>
      <w:hyperlink w:anchor="ref-lee06">
        <w:r>
          <w:rPr>
            <w:lang w:val="en-US"/>
          </w:rPr>
          <w:t>2006</w:t>
        </w:r>
      </w:hyperlink>
      <w:r>
        <w:rPr>
          <w:lang w:val="en-US"/>
        </w:rPr>
        <w:t xml:space="preserve">), where it is argued that other types of semantic ambiguity are also common in many of the word class ambiguous items, which might cause part of the effect. Nevertheless, the idea that syntactic contexts that </w:t>
      </w:r>
      <w:r>
        <w:rPr>
          <w:sz w:val="19"/>
          <w:szCs w:val="24"/>
          <w:lang w:val="en-US"/>
          <w14:numSpacing w14:val="proportional"/>
        </w:rPr>
        <w:t>allow hearers</w:t>
      </w:r>
      <w:r>
        <w:rPr>
          <w:lang w:val="en-US"/>
        </w:rPr>
        <w:t xml:space="preserve"> to disambiguate the word class of an item may still not be enough </w:t>
      </w:r>
      <w:r>
        <w:rPr>
          <w:sz w:val="19"/>
          <w:szCs w:val="24"/>
          <w:lang w:val="en-US"/>
          <w14:numSpacing w14:val="proportional"/>
        </w:rPr>
        <w:t>for</w:t>
      </w:r>
      <w:r>
        <w:rPr>
          <w:lang w:val="en-US"/>
        </w:rPr>
        <w:t xml:space="preserve"> optimizing processing time </w:t>
      </w:r>
      <w:r>
        <w:rPr>
          <w:sz w:val="19"/>
          <w:szCs w:val="24"/>
          <w:lang w:val="en-US"/>
          <w14:numSpacing w14:val="proportional"/>
        </w:rPr>
        <w:t>would support</w:t>
      </w:r>
      <w:r>
        <w:rPr>
          <w:lang w:val="en-US"/>
        </w:rPr>
        <w:t xml:space="preserve"> the hypothesized need for redundancy mentioned above. In contrast to the increased difficulty in processing, and in accordance with the idea of competing motivations, Bultena, Dijkstra &amp; Hell (</w:t>
      </w:r>
      <w:hyperlink w:anchor="ref-bultena_et_al13">
        <w:r>
          <w:rPr>
            <w:lang w:val="en-US"/>
          </w:rPr>
          <w:t>2013</w:t>
        </w:r>
      </w:hyperlink>
      <w:r>
        <w:rPr>
          <w:lang w:val="en-US"/>
        </w:rPr>
        <w:t>) describe a facilitatory effect of word class ambiguity for learners.</w:t>
      </w:r>
    </w:p>
    <w:p>
      <w:pPr>
        <w:pStyle w:val="Paragraph"/>
        <w:rPr>
          <w:lang w:val="en-US"/>
        </w:rPr>
      </w:pPr>
      <w:r>
        <w:rPr>
          <w:lang w:val="en-US"/>
        </w:rPr>
        <w:t>In order to investigate how word class ambiguity affects the distribution of the available inflectional markers, the next section will focus on the frequency distribution of word class per lexical item in a corpus.</w:t>
      </w:r>
    </w:p>
    <w:p>
      <w:pPr>
        <w:pStyle w:val="Head2"/>
        <w:numPr>
          <w:ilvl w:val="1"/>
          <w:numId w:val="13"/>
        </w:numPr>
        <w:rPr>
          <w:lang w:val="en-US"/>
        </w:rPr>
      </w:pPr>
      <w:bookmarkStart w:id="7" w:name="__RefHeading___Toc12514_576252695"/>
      <w:bookmarkEnd w:id="7"/>
      <w:r>
        <w:rPr>
          <w:lang w:val="en-US"/>
        </w:rPr>
        <w:t>Word class ambiguity in corpora</w:t>
      </w:r>
      <w:bookmarkStart w:id="8" w:name="conv_measure"/>
      <w:bookmarkEnd w:id="8"/>
    </w:p>
    <w:p>
      <w:pPr>
        <w:pStyle w:val="Paragraph"/>
        <w:rPr>
          <w:lang w:val="en-US"/>
        </w:rPr>
      </w:pPr>
      <w:r>
        <w:rPr>
          <w:lang w:val="en-US"/>
        </w:rPr>
        <w:t>The potential for conversion and word class ambiguity varies from lexeme to lexeme. Conversion can be spontaneous or lexicalized, showing different degrees of conventionalization. It can be assumed that there is a cline allowing for all degrees of lexicalization and conventionalization from polysem</w:t>
      </w:r>
      <w:r>
        <w:rPr>
          <w:sz w:val="19"/>
          <w:szCs w:val="24"/>
          <w:lang w:val="en-US"/>
          <w14:numSpacing w14:val="proportional"/>
        </w:rPr>
        <w:t>y</w:t>
      </w:r>
      <w:r>
        <w:rPr>
          <w:lang w:val="en-US"/>
        </w:rPr>
        <w:t xml:space="preserve"> up to full</w:t>
      </w:r>
      <w:r>
        <w:rPr>
          <w:sz w:val="19"/>
          <w:szCs w:val="24"/>
          <w:lang w:val="en-US"/>
          <w14:numSpacing w14:val="proportional"/>
        </w:rPr>
        <w:t>-</w:t>
      </w:r>
      <w:r>
        <w:rPr>
          <w:lang w:val="en-US"/>
        </w:rPr>
        <w:t xml:space="preserve">fledged homonymy with varying degrees of lexical association between the nominal and </w:t>
      </w:r>
      <w:del w:id="62" w:author="Unknown Author" w:date="2021-09-09T09:00:19Z">
        <w:r>
          <w:rPr>
            <w:lang w:val="en-US"/>
          </w:rPr>
          <w:delText>lexical</w:delText>
        </w:r>
      </w:del>
      <w:del w:id="63" w:author="Unknown Author" w:date="2021-09-09T09:00:19Z">
        <w:r>
          <w:rPr>
            <w:lang w:val="en-US"/>
          </w:rPr>
          <w:commentReference w:id="4"/>
        </w:r>
      </w:del>
      <w:ins w:id="64" w:author="Unknown Author" w:date="2021-09-09T09:00:19Z">
        <w:r>
          <w:rPr>
            <w:rFonts w:eastAsia="맑은 고딕" w:cs="Times New Roman"/>
            <w:color w:val="auto"/>
            <w:kern w:val="0"/>
            <w:sz w:val="19"/>
            <w:szCs w:val="24"/>
            <w:lang w:val="en-US" w:eastAsia="de-DE" w:bidi="ar-SA"/>
            <w14:numSpacing w14:val="proportional"/>
          </w:rPr>
          <w:t>verbal</w:t>
        </w:r>
      </w:ins>
      <w:r>
        <w:rPr>
          <w:lang w:val="en-US"/>
        </w:rPr>
        <w:t xml:space="preserve"> counterparts.</w:t>
      </w:r>
    </w:p>
    <w:p>
      <w:pPr>
        <w:pStyle w:val="Paragraph"/>
        <w:rPr>
          <w:lang w:val="en-US"/>
        </w:rPr>
      </w:pPr>
      <w:r>
        <w:rPr>
          <w:lang w:val="en-US"/>
        </w:rPr>
      </w:r>
    </w:p>
    <w:tbl>
      <w:tblPr>
        <w:tblStyle w:val="tablelinguistic"/>
        <w:tblW w:w="4111" w:type="dxa"/>
        <w:jc w:val="left"/>
        <w:tblInd w:w="0" w:type="dxa"/>
        <w:tblLayout w:type="fixed"/>
        <w:tblCellMar>
          <w:top w:w="0" w:type="dxa"/>
          <w:left w:w="0" w:type="dxa"/>
          <w:bottom w:w="0" w:type="dxa"/>
          <w:right w:w="0" w:type="dxa"/>
        </w:tblCellMar>
        <w:tblLook w:val="0480" w:noHBand="0" w:noVBand="1" w:firstColumn="1" w:lastRow="0" w:lastColumn="0" w:firstRow="0"/>
      </w:tblPr>
      <w:tblGrid>
        <w:gridCol w:w="397"/>
        <w:gridCol w:w="227"/>
        <w:gridCol w:w="3487"/>
      </w:tblGrid>
      <w:tr>
        <w:trPr>
          <w:trHeight w:val="179" w:hRule="atLeast"/>
        </w:trPr>
        <w:tc>
          <w:tcPr>
            <w:tcW w:w="397" w:type="dxa"/>
            <w:tcBorders/>
          </w:tcPr>
          <w:p>
            <w:pPr>
              <w:pStyle w:val="Paraignoreindent"/>
              <w:widowControl w:val="false"/>
              <w:suppressAutoHyphens w:val="true"/>
              <w:spacing w:before="0" w:after="0"/>
              <w:rPr>
                <w:rFonts w:ascii="Times New Roman" w:hAnsi="Times New Roman" w:cs="Times New Roman"/>
                <w:kern w:val="0"/>
                <w:lang w:val="de-DE" w:eastAsia="de-DE" w:bidi="ar-SA"/>
              </w:rPr>
            </w:pPr>
            <w:r>
              <w:rPr>
                <w:rFonts w:eastAsia="Cambria" w:cs="Times New Roman"/>
                <w:kern w:val="0"/>
                <w:lang w:val="de-DE" w:eastAsia="de-DE" w:bidi="ar-SA"/>
              </w:rPr>
              <w:t>(1)</w:t>
            </w:r>
          </w:p>
        </w:tc>
        <w:tc>
          <w:tcPr>
            <w:tcW w:w="227" w:type="dxa"/>
            <w:tcBorders/>
          </w:tcPr>
          <w:p>
            <w:pPr>
              <w:pStyle w:val="Paraignoreindent"/>
              <w:widowControl w:val="false"/>
              <w:suppressAutoHyphens w:val="true"/>
              <w:spacing w:before="0" w:after="0"/>
              <w:rPr>
                <w:rFonts w:ascii="Times New Roman" w:hAnsi="Times New Roman" w:eastAsia="맑은 고딕" w:cs="Times New Roman"/>
                <w:kern w:val="0"/>
                <w:lang w:val="de-DE" w:eastAsia="de-DE" w:bidi="ar-SA"/>
              </w:rPr>
            </w:pPr>
            <w:r>
              <w:rPr>
                <w:rFonts w:eastAsia="맑은 고딕" w:cs="Times New Roman"/>
                <w:kern w:val="0"/>
                <w:lang w:val="de-DE" w:eastAsia="de-DE" w:bidi="ar-SA"/>
              </w:rPr>
            </w:r>
          </w:p>
        </w:tc>
        <w:tc>
          <w:tcPr>
            <w:tcW w:w="3487" w:type="dxa"/>
            <w:tcBorders/>
          </w:tcPr>
          <w:p>
            <w:pPr>
              <w:pStyle w:val="Paraignoreindent"/>
              <w:widowControl w:val="false"/>
              <w:suppressAutoHyphens w:val="true"/>
              <w:spacing w:before="0" w:after="0"/>
              <w:rPr>
                <w:rFonts w:ascii="Times New Roman" w:hAnsi="Times New Roman" w:eastAsia="맑은 고딕" w:cs="Times New Roman"/>
                <w:kern w:val="0"/>
                <w:lang w:val="de-DE" w:eastAsia="de-DE" w:bidi="ar-SA"/>
              </w:rPr>
            </w:pPr>
            <w:r>
              <w:rPr>
                <w:rFonts w:eastAsia="맑은 고딕" w:cs="Times New Roman"/>
                <w:kern w:val="0"/>
                <w:lang w:val="de-DE" w:eastAsia="de-DE" w:bidi="ar-SA"/>
              </w:rPr>
              <w:t xml:space="preserve">spontaneous: </w:t>
            </w:r>
            <w:r>
              <w:rPr>
                <w:rFonts w:eastAsia="맑은 고딕" w:cs="Times New Roman"/>
                <w:i/>
                <w:iCs/>
                <w:kern w:val="0"/>
                <w:lang w:val="de-DE" w:eastAsia="de-DE" w:bidi="ar-SA"/>
              </w:rPr>
              <w:t>streisanded</w:t>
            </w:r>
            <w:r>
              <w:rPr>
                <w:rFonts w:eastAsia="맑은 고딕" w:cs="Times New Roman"/>
                <w:kern w:val="0"/>
                <w:lang w:val="de-DE" w:eastAsia="de-DE" w:bidi="ar-SA"/>
              </w:rPr>
              <w:t xml:space="preserve"> (twitter hashtag</w:t>
            </w:r>
            <w:r>
              <w:rPr>
                <w:rStyle w:val="FootnoteAnchor"/>
                <w:rFonts w:eastAsia="맑은 고딕" w:cs="Times New Roman"/>
                <w:kern w:val="0"/>
                <w:lang w:val="de-DE" w:eastAsia="de-DE" w:bidi="ar-SA"/>
              </w:rPr>
              <w:footnoteReference w:id="3"/>
            </w:r>
            <w:r>
              <w:rPr>
                <w:rFonts w:eastAsia="맑은 고딕" w:cs="Times New Roman"/>
                <w:kern w:val="0"/>
                <w:lang w:val="de-DE" w:eastAsia="de-DE" w:bidi="ar-SA"/>
              </w:rPr>
              <w:t>)</w:t>
            </w:r>
          </w:p>
        </w:tc>
      </w:tr>
      <w:tr>
        <w:trPr>
          <w:trHeight w:val="179" w:hRule="atLeast"/>
        </w:trPr>
        <w:tc>
          <w:tcPr>
            <w:tcW w:w="397" w:type="dxa"/>
            <w:tcBorders/>
          </w:tcPr>
          <w:p>
            <w:pPr>
              <w:pStyle w:val="Paraignoreindent"/>
              <w:widowControl w:val="false"/>
              <w:suppressAutoHyphens w:val="true"/>
              <w:spacing w:before="0" w:after="0"/>
              <w:rPr>
                <w:rFonts w:ascii="Times New Roman" w:hAnsi="Times New Roman" w:cs="Times New Roman"/>
                <w:kern w:val="0"/>
                <w:lang w:val="de-DE" w:eastAsia="de-DE" w:bidi="ar-SA"/>
              </w:rPr>
            </w:pPr>
            <w:r>
              <w:rPr>
                <w:rFonts w:eastAsia="Cambria" w:cs="Times New Roman"/>
                <w:kern w:val="0"/>
                <w:lang w:val="de-DE" w:eastAsia="de-DE" w:bidi="ar-SA"/>
              </w:rPr>
              <w:t>(2)</w:t>
            </w:r>
          </w:p>
        </w:tc>
        <w:tc>
          <w:tcPr>
            <w:tcW w:w="227" w:type="dxa"/>
            <w:tcBorders/>
          </w:tcPr>
          <w:p>
            <w:pPr>
              <w:pStyle w:val="Paraignoreindent"/>
              <w:widowControl w:val="false"/>
              <w:suppressAutoHyphens w:val="true"/>
              <w:spacing w:before="0" w:after="0"/>
              <w:rPr>
                <w:rFonts w:ascii="Times New Roman" w:hAnsi="Times New Roman" w:eastAsia="맑은 고딕" w:cs="Times New Roman"/>
                <w:kern w:val="0"/>
                <w:lang w:val="de-DE" w:eastAsia="de-DE" w:bidi="ar-SA"/>
              </w:rPr>
            </w:pPr>
            <w:r>
              <w:rPr>
                <w:rFonts w:eastAsia="맑은 고딕" w:cs="Times New Roman"/>
                <w:kern w:val="0"/>
                <w:lang w:val="de-DE" w:eastAsia="de-DE" w:bidi="ar-SA"/>
              </w:rPr>
            </w:r>
          </w:p>
        </w:tc>
        <w:tc>
          <w:tcPr>
            <w:tcW w:w="3487" w:type="dxa"/>
            <w:tcBorders/>
          </w:tcPr>
          <w:p>
            <w:pPr>
              <w:pStyle w:val="Paraignoreindent"/>
              <w:widowControl w:val="false"/>
              <w:suppressAutoHyphens w:val="true"/>
              <w:spacing w:before="0" w:after="0"/>
              <w:rPr>
                <w:lang w:val="en-US"/>
              </w:rPr>
            </w:pPr>
            <w:r>
              <w:rPr>
                <w:rFonts w:eastAsia="맑은 고딕" w:cs="Times New Roman"/>
                <w:kern w:val="0"/>
                <w:lang w:val="en-US" w:eastAsia="de-DE" w:bidi="ar-SA"/>
              </w:rPr>
              <w:t xml:space="preserve">lexicalized: </w:t>
            </w:r>
            <w:r>
              <w:rPr>
                <w:rFonts w:eastAsia="맑은 고딕" w:cs="Times New Roman"/>
                <w:i/>
                <w:iCs/>
                <w:kern w:val="0"/>
                <w:lang w:val="en-US" w:eastAsia="de-DE" w:bidi="ar-SA"/>
              </w:rPr>
              <w:t>a build</w:t>
            </w:r>
            <w:r>
              <w:rPr>
                <w:rFonts w:eastAsia="맑은 고딕" w:cs="Times New Roman"/>
                <w:kern w:val="0"/>
                <w:lang w:val="en-US" w:eastAsia="de-DE" w:bidi="ar-SA"/>
              </w:rPr>
              <w:t xml:space="preserve">, </w:t>
            </w:r>
            <w:r>
              <w:rPr>
                <w:rFonts w:eastAsia="맑은 고딕" w:cs="Times New Roman"/>
                <w:i/>
                <w:iCs/>
                <w:kern w:val="0"/>
                <w:lang w:val="en-US" w:eastAsia="de-DE" w:bidi="ar-SA"/>
              </w:rPr>
              <w:t>to build</w:t>
            </w:r>
          </w:p>
        </w:tc>
      </w:tr>
      <w:tr>
        <w:trPr>
          <w:trHeight w:val="179" w:hRule="atLeast"/>
        </w:trPr>
        <w:tc>
          <w:tcPr>
            <w:tcW w:w="397" w:type="dxa"/>
            <w:tcBorders/>
          </w:tcPr>
          <w:p>
            <w:pPr>
              <w:pStyle w:val="Paraignoreindent"/>
              <w:widowControl w:val="false"/>
              <w:suppressAutoHyphens w:val="true"/>
              <w:spacing w:before="0" w:after="0"/>
              <w:rPr>
                <w:rFonts w:ascii="Times New Roman" w:hAnsi="Times New Roman" w:cs="Times New Roman"/>
                <w:kern w:val="0"/>
                <w:lang w:val="de-DE" w:eastAsia="de-DE" w:bidi="ar-SA"/>
              </w:rPr>
            </w:pPr>
            <w:r>
              <w:rPr>
                <w:rFonts w:eastAsia="Cambria" w:cs="Times New Roman"/>
                <w:kern w:val="0"/>
                <w:lang w:val="de-DE" w:eastAsia="de-DE" w:bidi="ar-SA"/>
              </w:rPr>
              <w:t>(3)</w:t>
            </w:r>
          </w:p>
        </w:tc>
        <w:tc>
          <w:tcPr>
            <w:tcW w:w="227" w:type="dxa"/>
            <w:tcBorders/>
          </w:tcPr>
          <w:p>
            <w:pPr>
              <w:pStyle w:val="Paraignoreindent"/>
              <w:widowControl w:val="false"/>
              <w:suppressAutoHyphens w:val="true"/>
              <w:spacing w:before="0" w:after="0"/>
              <w:rPr>
                <w:rFonts w:ascii="Times New Roman" w:hAnsi="Times New Roman" w:eastAsia="맑은 고딕" w:cs="Times New Roman"/>
                <w:kern w:val="0"/>
                <w:lang w:val="de-DE" w:eastAsia="de-DE" w:bidi="ar-SA"/>
              </w:rPr>
            </w:pPr>
            <w:r>
              <w:rPr>
                <w:rFonts w:eastAsia="맑은 고딕" w:cs="Times New Roman"/>
                <w:kern w:val="0"/>
                <w:lang w:val="de-DE" w:eastAsia="de-DE" w:bidi="ar-SA"/>
              </w:rPr>
            </w:r>
          </w:p>
        </w:tc>
        <w:tc>
          <w:tcPr>
            <w:tcW w:w="3487" w:type="dxa"/>
            <w:tcBorders/>
          </w:tcPr>
          <w:p>
            <w:pPr>
              <w:pStyle w:val="Paraignoreindent"/>
              <w:widowControl w:val="false"/>
              <w:suppressAutoHyphens w:val="true"/>
              <w:spacing w:before="0" w:after="0"/>
              <w:rPr>
                <w:lang w:val="en-US"/>
              </w:rPr>
            </w:pPr>
            <w:r>
              <w:rPr>
                <w:rFonts w:eastAsia="맑은 고딕" w:cs="Times New Roman"/>
                <w:kern w:val="0"/>
                <w:lang w:val="en-US" w:eastAsia="de-DE" w:bidi="ar-SA"/>
              </w:rPr>
              <w:t xml:space="preserve">partial homonymy: </w:t>
            </w:r>
            <w:r>
              <w:rPr>
                <w:rFonts w:eastAsia="맑은 고딕" w:cs="Times New Roman"/>
                <w:i/>
                <w:iCs/>
                <w:kern w:val="0"/>
                <w:lang w:val="en-US" w:eastAsia="de-DE" w:bidi="ar-SA"/>
              </w:rPr>
              <w:t>a form</w:t>
            </w:r>
            <w:r>
              <w:rPr>
                <w:rFonts w:eastAsia="맑은 고딕" w:cs="Times New Roman"/>
                <w:kern w:val="0"/>
                <w:lang w:val="en-US" w:eastAsia="de-DE" w:bidi="ar-SA"/>
              </w:rPr>
              <w:t xml:space="preserve">, </w:t>
            </w:r>
            <w:r>
              <w:rPr>
                <w:rFonts w:eastAsia="맑은 고딕" w:cs="Times New Roman"/>
                <w:i/>
                <w:iCs/>
                <w:kern w:val="0"/>
                <w:lang w:val="en-US" w:eastAsia="de-DE" w:bidi="ar-SA"/>
              </w:rPr>
              <w:t>to form</w:t>
            </w:r>
          </w:p>
        </w:tc>
      </w:tr>
      <w:tr>
        <w:trPr>
          <w:trHeight w:val="189" w:hRule="atLeast"/>
        </w:trPr>
        <w:tc>
          <w:tcPr>
            <w:tcW w:w="397" w:type="dxa"/>
            <w:tcBorders/>
          </w:tcPr>
          <w:p>
            <w:pPr>
              <w:pStyle w:val="Paraignoreindent"/>
              <w:widowControl w:val="false"/>
              <w:suppressAutoHyphens w:val="true"/>
              <w:spacing w:before="0" w:after="0"/>
              <w:rPr>
                <w:rFonts w:ascii="Times New Roman" w:hAnsi="Times New Roman" w:cs="Times New Roman"/>
                <w:kern w:val="0"/>
                <w:lang w:val="de-DE" w:eastAsia="de-DE" w:bidi="ar-SA"/>
              </w:rPr>
            </w:pPr>
            <w:r>
              <w:rPr>
                <w:rFonts w:eastAsia="Cambria" w:cs="Times New Roman"/>
                <w:kern w:val="0"/>
                <w:lang w:val="de-DE" w:eastAsia="de-DE" w:bidi="ar-SA"/>
              </w:rPr>
              <w:t>(4)</w:t>
            </w:r>
          </w:p>
        </w:tc>
        <w:tc>
          <w:tcPr>
            <w:tcW w:w="227" w:type="dxa"/>
            <w:tcBorders/>
          </w:tcPr>
          <w:p>
            <w:pPr>
              <w:pStyle w:val="Paraignoreindent"/>
              <w:widowControl w:val="false"/>
              <w:suppressAutoHyphens w:val="true"/>
              <w:spacing w:before="0" w:after="0"/>
              <w:rPr>
                <w:rFonts w:ascii="Times New Roman" w:hAnsi="Times New Roman" w:eastAsia="맑은 고딕" w:cs="Times New Roman"/>
                <w:kern w:val="0"/>
                <w:lang w:val="de-DE" w:eastAsia="de-DE" w:bidi="ar-SA"/>
              </w:rPr>
            </w:pPr>
            <w:r>
              <w:rPr>
                <w:rFonts w:eastAsia="맑은 고딕" w:cs="Times New Roman"/>
                <w:kern w:val="0"/>
                <w:lang w:val="de-DE" w:eastAsia="de-DE" w:bidi="ar-SA"/>
              </w:rPr>
            </w:r>
          </w:p>
        </w:tc>
        <w:tc>
          <w:tcPr>
            <w:tcW w:w="3487" w:type="dxa"/>
            <w:tcBorders/>
          </w:tcPr>
          <w:p>
            <w:pPr>
              <w:pStyle w:val="Paraignoreindent"/>
              <w:widowControl w:val="false"/>
              <w:suppressAutoHyphens w:val="true"/>
              <w:spacing w:before="0" w:after="0"/>
              <w:rPr>
                <w:lang w:val="en-US"/>
              </w:rPr>
            </w:pPr>
            <w:r>
              <w:rPr>
                <w:rFonts w:eastAsia="맑은 고딕" w:cs="Times New Roman"/>
                <w:kern w:val="0"/>
                <w:lang w:val="en-US" w:eastAsia="de-DE" w:bidi="ar-SA"/>
              </w:rPr>
              <w:t xml:space="preserve">full homonymy: </w:t>
            </w:r>
            <w:r>
              <w:rPr>
                <w:rFonts w:eastAsia="맑은 고딕" w:cs="Times New Roman"/>
                <w:i/>
                <w:iCs/>
                <w:kern w:val="0"/>
                <w:lang w:val="en-US" w:eastAsia="de-DE" w:bidi="ar-SA"/>
              </w:rPr>
              <w:t>a bank</w:t>
            </w:r>
            <w:r>
              <w:rPr>
                <w:rFonts w:eastAsia="맑은 고딕" w:cs="Times New Roman"/>
                <w:kern w:val="0"/>
                <w:lang w:val="en-US" w:eastAsia="de-DE" w:bidi="ar-SA"/>
              </w:rPr>
              <w:t xml:space="preserve">, </w:t>
            </w:r>
            <w:r>
              <w:rPr>
                <w:rFonts w:eastAsia="맑은 고딕" w:cs="Times New Roman"/>
                <w:i/>
                <w:iCs/>
                <w:kern w:val="0"/>
                <w:lang w:val="en-US" w:eastAsia="de-DE" w:bidi="ar-SA"/>
              </w:rPr>
              <w:t>to bank</w:t>
            </w:r>
          </w:p>
        </w:tc>
      </w:tr>
    </w:tbl>
    <w:p>
      <w:pPr>
        <w:pStyle w:val="Paragraph"/>
        <w:ind w:hanging="0"/>
        <w:rPr>
          <w:lang w:val="en-US"/>
        </w:rPr>
      </w:pPr>
      <w:r>
        <w:rPr>
          <w:lang w:val="en-US"/>
        </w:rPr>
      </w:r>
    </w:p>
    <w:p>
      <w:pPr>
        <w:pStyle w:val="Paraignoreindent"/>
        <w:rPr>
          <w:lang w:val="en-US"/>
        </w:rPr>
      </w:pPr>
      <w:r>
        <w:rPr>
          <w:lang w:val="en-US"/>
        </w:rPr>
        <w:t xml:space="preserve">Conversion is a productive process that inevitably produces homophones. Additionally, noun-verb and verb-noun conversions are doubly homophonous with inflectional affixes in </w:t>
      </w:r>
      <w:r>
        <w:rPr>
          <w:i/>
          <w:iCs/>
          <w:lang w:val="en-US"/>
        </w:rPr>
        <w:t>-s</w:t>
      </w:r>
      <w:r>
        <w:rPr>
          <w:lang w:val="en-US"/>
        </w:rPr>
        <w:t>.</w:t>
      </w:r>
    </w:p>
    <w:p>
      <w:pPr>
        <w:pStyle w:val="Paragraph"/>
        <w:rPr>
          <w:lang w:val="en-US"/>
        </w:rPr>
      </w:pPr>
      <w:r>
        <w:rPr>
          <w:lang w:val="en-US"/>
        </w:rPr>
      </w:r>
    </w:p>
    <w:p>
      <w:pPr>
        <w:pStyle w:val="CaptionedFigure"/>
        <w:rPr/>
      </w:pPr>
      <w:bookmarkStart w:id="9" w:name="continuum"/>
      <w:r>
        <w:rPr/>
        <w:drawing>
          <wp:inline distT="0" distB="0" distL="0" distR="0">
            <wp:extent cx="4565015" cy="2492375"/>
            <wp:effectExtent l="0" t="0" r="0" b="0"/>
            <wp:docPr id="1" name="Picture" descr="Compound ratio of noun/verb POS tags against attr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Compound ratio of noun/verb POS tags against attraction"/>
                    <pic:cNvPicPr>
                      <a:picLocks noChangeAspect="1" noChangeArrowheads="1"/>
                    </pic:cNvPicPr>
                  </pic:nvPicPr>
                  <pic:blipFill>
                    <a:blip r:embed="rId2"/>
                    <a:stretch>
                      <a:fillRect/>
                    </a:stretch>
                  </pic:blipFill>
                  <pic:spPr bwMode="auto">
                    <a:xfrm>
                      <a:off x="0" y="0"/>
                      <a:ext cx="4565015" cy="2492375"/>
                    </a:xfrm>
                    <a:prstGeom prst="rect">
                      <a:avLst/>
                    </a:prstGeom>
                  </pic:spPr>
                </pic:pic>
              </a:graphicData>
            </a:graphic>
          </wp:inline>
        </w:drawing>
      </w:r>
      <w:bookmarkEnd w:id="9"/>
    </w:p>
    <w:p>
      <w:pPr>
        <w:pStyle w:val="Captionfigure"/>
        <w:rPr>
          <w:lang w:val="en-US"/>
        </w:rPr>
      </w:pPr>
      <w:bookmarkStart w:id="10" w:name="fig1"/>
      <w:r>
        <w:rPr>
          <w:b/>
          <w:bCs/>
          <w:lang w:val="en-US"/>
        </w:rPr>
        <w:t>Figure </w:t>
      </w:r>
      <w:r>
        <w:rPr>
          <w:b/>
          <w:bCs/>
        </w:rPr>
        <w:fldChar w:fldCharType="begin"/>
      </w:r>
      <w:r>
        <w:rPr>
          <w:b/>
          <w:bCs/>
        </w:rPr>
        <w:instrText> SEQ Figure \* ARABIC </w:instrText>
      </w:r>
      <w:r>
        <w:rPr>
          <w:b/>
          <w:bCs/>
        </w:rPr>
        <w:fldChar w:fldCharType="separate"/>
      </w:r>
      <w:r>
        <w:rPr>
          <w:b/>
          <w:bCs/>
        </w:rPr>
        <w:t>1</w:t>
      </w:r>
      <w:r>
        <w:rPr>
          <w:b/>
          <w:bCs/>
        </w:rPr>
        <w:fldChar w:fldCharType="end"/>
      </w:r>
      <w:r>
        <w:rPr>
          <w:b/>
          <w:bCs/>
          <w:lang w:val="en-US"/>
        </w:rPr>
        <w:t>:</w:t>
      </w:r>
      <w:r>
        <w:rPr>
          <w:lang w:val="en-US"/>
        </w:rPr>
        <w:t xml:space="preserve"> </w:t>
      </w:r>
      <w:bookmarkEnd w:id="10"/>
      <w:r>
        <w:rPr>
          <w:lang w:val="en-US"/>
        </w:rPr>
        <w:t>Compound ratio of noun/verb POS tags against attraction</w:t>
      </w:r>
    </w:p>
    <w:p>
      <w:pPr>
        <w:pStyle w:val="Paraignoreindent"/>
        <w:rPr>
          <w:lang w:val="en-US"/>
        </w:rPr>
      </w:pPr>
      <w:r>
        <w:rPr>
          <w:lang w:val="en-US"/>
        </w:rPr>
        <w:t>In order to express the proportions of nominal and verbal tagging, the ratio of the less dominant word class to the more dominant word class was taken per lemma</w:t>
      </w:r>
      <w:ins w:id="65" w:author="Unknown Author" w:date="2021-09-09T09:09:39Z">
        <w:r>
          <w:rPr>
            <w:lang w:val="en-US"/>
          </w:rPr>
          <w:t xml:space="preserve">. </w:t>
        </w:r>
      </w:ins>
      <w:ins w:id="66" w:author="Unknown Author" w:date="2021-09-09T09:11:52Z">
        <w:r>
          <w:rPr>
            <w:lang w:val="en-US"/>
          </w:rPr>
          <w:t>Whe</w:t>
        </w:r>
      </w:ins>
      <w:ins w:id="67" w:author="Unknown Author" w:date="2021-09-09T09:11:52Z">
        <w:r>
          <w:rPr>
            <w:lang w:val="en-US"/>
          </w:rPr>
          <w:t>n</w:t>
        </w:r>
      </w:ins>
      <w:ins w:id="68" w:author="Unknown Author" w:date="2021-09-09T09:11:52Z">
        <w:r>
          <w:rPr>
            <w:lang w:val="en-US"/>
          </w:rPr>
          <w:t xml:space="preserve"> a lemma had a dominantly verbal use</w:t>
        </w:r>
      </w:ins>
      <w:ins w:id="69" w:author="Unknown Author" w:date="2021-09-09T09:12:00Z">
        <w:r>
          <w:rPr>
            <w:lang w:val="en-US"/>
          </w:rPr>
          <w:t xml:space="preserve">, the value was subtracted from 1, while 1 was subtracted from </w:t>
        </w:r>
      </w:ins>
      <w:ins w:id="70" w:author="Unknown Author" w:date="2021-09-09T09:13:00Z">
        <w:r>
          <w:rPr>
            <w:lang w:val="en-US"/>
          </w:rPr>
          <w:t>the value for dominantly nominal uses.</w:t>
        </w:r>
      </w:ins>
      <w:del w:id="71" w:author="Unknown Author" w:date="2021-09-09T09:09:39Z">
        <w:r>
          <w:rPr>
            <w:lang w:val="en-US"/>
          </w:rPr>
          <w:delText>,</w:delText>
        </w:r>
      </w:del>
      <w:del w:id="72" w:author="Unknown Author" w:date="2021-09-09T09:13:41Z">
        <w:r>
          <w:rPr>
            <w:lang w:val="en-US"/>
          </w:rPr>
          <w:delText xml:space="preserve"> subtracted 1 for dominantly verbal uses, while 1 was subtracted for dominantly nominal uses.</w:delText>
        </w:r>
      </w:del>
      <w:del w:id="73" w:author="Unknown Author" w:date="2021-09-09T09:13:41Z">
        <w:r>
          <w:rPr>
            <w:lang w:val="en-US"/>
          </w:rPr>
          <w:commentReference w:id="5"/>
        </w:r>
      </w:del>
      <w:r>
        <w:rPr>
          <w:lang w:val="en-US"/>
        </w:rPr>
        <w:t xml:space="preserve"> This puts the measure into the range [–1,1] with –1 when the item was always tagged as verb, +1 when it was always tagged as noun and 0 when there was a perfect balance. Figure </w:t>
      </w:r>
      <w:hyperlink w:anchor="continuum">
        <w:r>
          <w:rPr>
            <w:lang w:val="en-US"/>
          </w:rPr>
          <w:t>1</w:t>
        </w:r>
      </w:hyperlink>
      <w:r>
        <w:rPr>
          <w:lang w:val="en-US"/>
        </w:rPr>
        <w:t xml:space="preserve"> shows the statistical attraction (measured by the log-likelihood ratio (cf. </w:t>
      </w:r>
      <w:hyperlink w:anchor="ref-evert05">
        <w:r>
          <w:rPr>
            <w:lang w:val="en-US"/>
          </w:rPr>
          <w:t>Evert 2005</w:t>
        </w:r>
      </w:hyperlink>
      <w:r>
        <w:rPr>
          <w:lang w:val="en-US"/>
        </w:rPr>
        <w:t xml:space="preserve">)) to nominal and verbal uses plotted against the mentioned conversion ratio. </w:t>
      </w:r>
      <w:commentRangeStart w:id="6"/>
      <w:r>
        <w:rPr>
          <w:lang w:val="en-US"/>
        </w:rPr>
        <w:t xml:space="preserve">Note that </w:t>
      </w:r>
      <w:del w:id="74" w:author="Unknown Author" w:date="2021-09-09T09:18:02Z">
        <w:r>
          <w:rPr>
            <w:lang w:val="en-US"/>
          </w:rPr>
          <w:delText xml:space="preserve">the cases </w:delText>
        </w:r>
      </w:del>
      <w:ins w:id="75" w:author="Unknown Author" w:date="2021-09-09T09:18:02Z">
        <w:r>
          <w:rPr>
            <w:rFonts w:eastAsia="맑은 고딕" w:cs="Times New Roman" w:eastAsiaTheme="minorEastAsia"/>
            <w:color w:val="auto"/>
            <w:kern w:val="0"/>
            <w:sz w:val="19"/>
            <w:szCs w:val="24"/>
            <w:lang w:val="en-US" w:eastAsia="de-DE" w:bidi="ar-SA"/>
          </w:rPr>
          <w:t>lemmas that exhibit negative statistical association to the respective POS tag</w:t>
        </w:r>
      </w:ins>
      <w:ins w:id="76" w:author="Unknown Author" w:date="2021-09-09T09:19:24Z">
        <w:r>
          <w:rPr>
            <w:rFonts w:eastAsia="맑은 고딕" w:cs="Times New Roman" w:eastAsiaTheme="minorEastAsia"/>
            <w:color w:val="auto"/>
            <w:kern w:val="0"/>
            <w:sz w:val="19"/>
            <w:szCs w:val="24"/>
            <w:lang w:val="en-US" w:eastAsia="de-DE" w:bidi="ar-SA"/>
          </w:rPr>
          <w:t xml:space="preserve"> are omitted in the plot</w:t>
        </w:r>
      </w:ins>
      <w:del w:id="77" w:author="Unknown Author" w:date="2021-09-09T09:18:33Z">
        <w:r>
          <w:rPr>
            <w:rFonts w:eastAsia="맑은 고딕" w:cs="Times New Roman" w:eastAsiaTheme="minorEastAsia"/>
            <w:color w:val="auto"/>
            <w:kern w:val="0"/>
            <w:sz w:val="19"/>
            <w:szCs w:val="24"/>
            <w:lang w:val="en-US" w:eastAsia="de-DE" w:bidi="ar-SA"/>
          </w:rPr>
          <w:delText>with statistical repulsion</w:delText>
        </w:r>
      </w:del>
      <w:del w:id="78" w:author="Unknown Author" w:date="2021-09-09T09:19:35Z">
        <w:r>
          <w:rPr>
            <w:rFonts w:eastAsia="맑은 고딕" w:cs="Times New Roman" w:eastAsiaTheme="minorEastAsia"/>
            <w:color w:val="auto"/>
            <w:kern w:val="0"/>
            <w:sz w:val="19"/>
            <w:szCs w:val="24"/>
            <w:lang w:val="en-US" w:eastAsia="de-DE" w:bidi="ar-SA"/>
          </w:rPr>
          <w:delText xml:space="preserve"> are not part of the plot</w:delText>
        </w:r>
      </w:del>
      <w:r>
        <w:rPr>
          <w:lang w:val="en-US"/>
        </w:rPr>
      </w:r>
      <w:commentRangeEnd w:id="6"/>
      <w:r>
        <w:commentReference w:id="6"/>
      </w:r>
      <w:r>
        <w:rPr>
          <w:lang w:val="en-US"/>
        </w:rPr>
        <w:t>. The measure appears to connect the two distributions well, resulting in a rather homogenous continuum across which the attraction to nominal/verbal uses increases monotonously. The “uncanny valley” at around 0 is less densely populated, which is expected since there should be discretization effects between the word classes considering afore-mentioned clustering effects.</w:t>
      </w:r>
    </w:p>
    <w:p>
      <w:pPr>
        <w:pStyle w:val="Head1"/>
        <w:numPr>
          <w:ilvl w:val="0"/>
          <w:numId w:val="13"/>
        </w:numPr>
        <w:rPr/>
      </w:pPr>
      <w:bookmarkStart w:id="11" w:name="__RefHeading___Toc12516_576252695"/>
      <w:bookmarkEnd w:id="11"/>
      <w:r>
        <w:rPr/>
        <w:t>Methodology</w:t>
      </w:r>
    </w:p>
    <w:p>
      <w:pPr>
        <w:pStyle w:val="Head2"/>
        <w:numPr>
          <w:ilvl w:val="1"/>
          <w:numId w:val="13"/>
        </w:numPr>
        <w:rPr/>
      </w:pPr>
      <w:bookmarkStart w:id="12" w:name="__RefHeading___Toc12518_576252695"/>
      <w:bookmarkEnd w:id="12"/>
      <w:r>
        <w:rPr/>
        <w:t>Textual dispersion</w:t>
      </w:r>
      <w:bookmarkStart w:id="13" w:name="disp"/>
      <w:bookmarkEnd w:id="13"/>
    </w:p>
    <w:p>
      <w:pPr>
        <w:pStyle w:val="Paraignoreindent"/>
        <w:rPr>
          <w:lang w:val="en-US"/>
        </w:rPr>
      </w:pPr>
      <w:r>
        <w:rPr>
          <w:lang w:val="en-US"/>
        </w:rPr>
        <w:t>In order to measure the textual specificity of lexemes, and account for lexical items with very specific contextually bound uses, two types of dispersion are used. The first is the Deviation of Proportions across corpus parts (</w:t>
      </w:r>
      <w:r>
        <w:rPr>
          <w:i/>
          <w:iCs/>
          <w:lang w:val="en-US"/>
        </w:rPr>
        <w:t>DP</w:t>
      </w:r>
      <w:r>
        <w:rPr>
          <w:lang w:val="en-US"/>
        </w:rPr>
        <w:t xml:space="preserve">, </w:t>
      </w:r>
      <w:hyperlink w:anchor="ref-gries08">
        <w:r>
          <w:rPr>
            <w:lang w:val="en-US"/>
          </w:rPr>
          <w:t>Gries 2008</w:t>
        </w:r>
      </w:hyperlink>
      <w:r>
        <w:rPr>
          <w:lang w:val="en-US"/>
        </w:rPr>
        <w:t>), more specifically the normalized version (</w:t>
      </w:r>
      <w:r>
        <w:rPr>
          <w:i/>
          <w:iCs/>
          <w:lang w:val="en-US"/>
        </w:rPr>
        <w:t>DP.norm</w:t>
      </w:r>
      <w:r>
        <w:rPr>
          <w:lang w:val="en-US"/>
        </w:rPr>
        <w:t xml:space="preserve">, </w:t>
      </w:r>
      <w:hyperlink w:anchor="ref-lijffijt+gries12">
        <w:r>
          <w:rPr>
            <w:lang w:val="en-US"/>
          </w:rPr>
          <w:t>Lijffijt &amp; Gries 2012</w:t>
        </w:r>
      </w:hyperlink>
      <w:r>
        <w:rPr>
          <w:lang w:val="en-US"/>
        </w:rPr>
        <w:t xml:space="preserve">). As the basic unit, the individual texts were used based on text ID.  </w:t>
      </w:r>
      <w:r>
        <w:rPr>
          <w:i/>
          <w:iCs/>
          <w:lang w:val="en-US"/>
        </w:rPr>
        <w:t>DP.norm</w:t>
      </w:r>
      <w:r>
        <w:rPr>
          <w:lang w:val="en-US"/>
        </w:rPr>
        <w:t xml:space="preserve"> is a corpus-part-based measure bound between 0 and 1. Values close to 1 indicate a high deviation, therefore a low dispersion. It can be interpreted as a measure of how evenly tokens are spread over the corpus parts. Figure </w:t>
      </w:r>
      <w:hyperlink w:anchor="continuum">
        <w:r>
          <w:rPr>
            <w:lang w:val="en-US"/>
          </w:rPr>
          <w:t>1</w:t>
        </w:r>
      </w:hyperlink>
      <w:r>
        <w:rPr>
          <w:lang w:val="en-US"/>
        </w:rPr>
        <w:t xml:space="preserve"> demonstrates how </w:t>
      </w:r>
      <w:r>
        <w:rPr>
          <w:i/>
          <w:iCs/>
          <w:lang w:val="en-US"/>
        </w:rPr>
        <w:t>DP</w:t>
      </w:r>
      <w:r>
        <w:rPr>
          <w:lang w:val="en-US"/>
        </w:rPr>
        <w:t xml:space="preserve"> can be used for explorative visualization, e.g. by using it to scale alpha values in dense overplotted scatterplots.</w:t>
      </w:r>
    </w:p>
    <w:p>
      <w:pPr>
        <w:pStyle w:val="Paragraph"/>
        <w:rPr>
          <w:lang w:val="en-US"/>
        </w:rPr>
      </w:pPr>
      <w:r>
        <w:rPr>
          <w:i/>
          <w:iCs/>
          <w:lang w:val="en-US"/>
        </w:rPr>
        <w:t>DP</w:t>
      </w:r>
      <w:r>
        <w:rPr>
          <w:lang w:val="en-US"/>
        </w:rPr>
        <w:t xml:space="preserve"> cannot account for short bursts of occurrences, therefore, Word Growth Dispersion (</w:t>
      </w:r>
      <w:r>
        <w:rPr>
          <w:i/>
          <w:iCs/>
          <w:lang w:val="en-US"/>
        </w:rPr>
        <w:t>DWG</w:t>
      </w:r>
      <w:r>
        <w:rPr>
          <w:lang w:val="en-US"/>
        </w:rPr>
        <w:t>) (</w:t>
      </w:r>
      <w:hyperlink w:anchor="ref-zimmermann20">
        <w:r>
          <w:rPr>
            <w:lang w:val="en-US"/>
          </w:rPr>
          <w:t>Zimmermann 2020</w:t>
        </w:r>
      </w:hyperlink>
      <w:r>
        <w:rPr>
          <w:lang w:val="en-US"/>
        </w:rPr>
        <w:t xml:space="preserve">). is used in addition, which is a whole-corpus measure based on distances between occurrences. </w:t>
      </w:r>
      <w:r>
        <w:rPr>
          <w:i/>
          <w:iCs/>
          <w:lang w:val="en-US"/>
        </w:rPr>
        <w:t>DWG</w:t>
      </w:r>
      <w:r>
        <w:rPr>
          <w:lang w:val="en-US"/>
        </w:rPr>
        <w:t xml:space="preserve"> is a measure of how regularly a token occurs across an entire corpus occurs across an entire corpus. A geometric normalization is applied to account for sample size (cf. </w:t>
      </w:r>
      <w:hyperlink w:anchor="ref-zimmermann20">
        <w:r>
          <w:rPr>
            <w:lang w:val="en-US"/>
          </w:rPr>
          <w:t>Zimmermann 2020</w:t>
        </w:r>
      </w:hyperlink>
      <w:r>
        <w:rPr>
          <w:lang w:val="en-US"/>
        </w:rPr>
        <w:t xml:space="preserve">) It is a measure bound between 0 and 1 with higher values indicating higher dispersion. Both measures were designed to measure dispersion or commonness of lexical items as extension to the most commonly used plain frequencies. The two measures highlight different aspects both conceptually and empirically (cf. </w:t>
      </w:r>
      <w:hyperlink w:anchor="ref-gries21">
        <w:r>
          <w:rPr>
            <w:lang w:val="en-US"/>
          </w:rPr>
          <w:t>Gries 2021</w:t>
        </w:r>
      </w:hyperlink>
      <w:r>
        <w:rPr>
          <w:lang w:val="en-US"/>
        </w:rPr>
        <w:t xml:space="preserve"> on using multiple measures of dispersion and association). Therefore, both correlate with frequency (</w:t>
      </w:r>
      <w:r>
        <w:rPr>
          <w:i/>
          <w:iCs/>
          <w:lang w:val="en-US"/>
        </w:rPr>
        <w:t>f</w:t>
      </w:r>
      <w:r>
        <w:rPr>
          <w:lang w:val="en-US"/>
        </w:rPr>
        <w:t xml:space="preserve">) of use, even though </w:t>
      </w:r>
      <w:r>
        <w:rPr>
          <w:i/>
          <w:iCs/>
          <w:lang w:val="en-US"/>
        </w:rPr>
        <w:t>DWG</w:t>
      </w:r>
      <w:r>
        <w:rPr>
          <w:lang w:val="en-US"/>
        </w:rPr>
        <w:t xml:space="preserve"> does so to a lesser degree.</w:t>
      </w:r>
    </w:p>
    <w:p>
      <w:pPr>
        <w:pStyle w:val="Paragraph"/>
        <w:rPr>
          <w:lang w:val="en-US"/>
        </w:rPr>
      </w:pPr>
      <w:r>
        <w:rPr>
          <w:lang w:val="en-US"/>
        </w:rPr>
        <w:t xml:space="preserve">Based on observations from previous sections, it is expected that in the presence of word class ambiguity, a lower context-dependency/lower clumpiness indirectly leads to higher proportions of inflectional uses since non-inflectional uses would be more ambiguous and harder to process. Considering a given dispersion across contexts in which a lexeme is likely to occur, the existence of avoidance contexts should manifest in a penalty to dispersion and make the distribution clumpier. It is difficult to formally identify avoidance contexts. Lexical and syntactic correlates of the avoided structure might be avoided as a side effect, and cause fuzzier overall differences in structure. The contexts in which ambiguity is avoided/not avoided might be rather evenly dispersed themselves. This could mask potential clumpiness of </w:t>
      </w:r>
      <w:r>
        <w:rPr>
          <w:i/>
          <w:iCs/>
          <w:lang w:val="en-US"/>
        </w:rPr>
        <w:t>-s</w:t>
      </w:r>
      <w:r>
        <w:rPr>
          <w:lang w:val="en-US"/>
        </w:rPr>
        <w:t xml:space="preserve"> occurrences, adding additional noise. Effects that influence dispersion might be washed out because of that. Nevertheless, both measures allow us to control for higher than usual frequencies of observations caused by repetition in rapid succession or concentrated in few texts.</w:t>
      </w:r>
    </w:p>
    <w:p>
      <w:pPr>
        <w:pStyle w:val="Paragraph"/>
        <w:rPr>
          <w:lang w:val="en-US"/>
        </w:rPr>
      </w:pPr>
      <w:r>
        <w:rPr>
          <w:lang w:val="en-US"/>
        </w:rPr>
        <w:t xml:space="preserve">Both extremely high and extremely low values of </w:t>
      </w:r>
      <w:r>
        <w:rPr>
          <w:i/>
          <w:iCs/>
          <w:lang w:val="en-US"/>
        </w:rPr>
        <w:t>DWG</w:t>
      </w:r>
      <w:r>
        <w:rPr>
          <w:lang w:val="en-US"/>
        </w:rPr>
        <w:t xml:space="preserve"> and </w:t>
      </w:r>
      <w:r>
        <w:rPr>
          <w:i/>
          <w:iCs/>
          <w:lang w:val="en-US"/>
        </w:rPr>
        <w:t>DP.norm</w:t>
      </w:r>
      <w:r>
        <w:rPr>
          <w:lang w:val="en-US"/>
        </w:rPr>
        <w:t xml:space="preserve"> suggest special values. Most of the variables used in the model are not expected to have a monotonic relationship with the proportion of </w:t>
      </w:r>
      <w:r>
        <w:rPr>
          <w:i/>
          <w:iCs/>
          <w:lang w:val="en-US"/>
        </w:rPr>
        <w:t>-s</w:t>
      </w:r>
      <w:r>
        <w:rPr>
          <w:lang w:val="en-US"/>
        </w:rPr>
        <w:t xml:space="preserve"> occurrences. Very </w:t>
      </w:r>
      <w:r>
        <w:rPr>
          <w:sz w:val="19"/>
          <w:szCs w:val="24"/>
          <w:lang w:val="en-US"/>
          <w14:numSpacing w14:val="proportional"/>
        </w:rPr>
        <w:t>unevenly</w:t>
      </w:r>
      <w:r>
        <w:rPr>
          <w:lang w:val="en-US"/>
        </w:rPr>
        <w:t xml:space="preserve"> dispersed lexemes are overrepresented in terms of frequency, and an extremely even dispersion suggests uses typical of function words.</w:t>
      </w:r>
    </w:p>
    <w:p>
      <w:pPr>
        <w:pStyle w:val="Paragraph"/>
        <w:rPr>
          <w:lang w:val="en-US"/>
        </w:rPr>
      </w:pPr>
      <w:r>
        <w:rPr>
          <w:lang w:val="en-US"/>
        </w:rPr>
      </w:r>
    </w:p>
    <w:p>
      <w:pPr>
        <w:pStyle w:val="Head2"/>
        <w:numPr>
          <w:ilvl w:val="1"/>
          <w:numId w:val="13"/>
        </w:numPr>
        <w:rPr/>
      </w:pPr>
      <w:bookmarkStart w:id="14" w:name="__RefHeading___Toc12520_576252695"/>
      <w:bookmarkEnd w:id="14"/>
      <w:r>
        <w:rPr/>
        <w:t>Fixedness</w:t>
      </w:r>
      <w:bookmarkStart w:id="15" w:name="hapax"/>
      <w:bookmarkEnd w:id="15"/>
    </w:p>
    <w:p>
      <w:pPr>
        <w:pStyle w:val="Paraignoreindent"/>
        <w:rPr>
          <w:lang w:val="en-US"/>
        </w:rPr>
      </w:pPr>
      <w:r>
        <w:rPr>
          <w:lang w:val="en-US"/>
        </w:rPr>
        <w:t xml:space="preserve">The ratio of hapaxes (henceforth </w:t>
      </w:r>
      <w:r>
        <w:rPr>
          <w:i/>
          <w:iCs/>
          <w:lang w:val="en-US"/>
        </w:rPr>
        <w:t>alpha</w:t>
      </w:r>
      <w:r>
        <w:rPr>
          <w:vertAlign w:val="subscript"/>
          <w:lang w:val="en-US"/>
        </w:rPr>
        <w:t>1</w:t>
      </w:r>
      <w:r>
        <w:rPr>
          <w:lang w:val="en-US"/>
        </w:rPr>
        <w:t xml:space="preserve">, </w:t>
      </w:r>
      <w:hyperlink w:anchor="ref-evert05">
        <w:r>
          <w:rPr>
            <w:lang w:val="en-US"/>
          </w:rPr>
          <w:t>Evert 2005</w:t>
        </w:r>
      </w:hyperlink>
      <w:r>
        <w:rPr>
          <w:lang w:val="en-US"/>
        </w:rPr>
        <w:t xml:space="preserve">: 130) on either side of a given lexeme was used as a simple measure of how fixed </w:t>
      </w:r>
      <w:r>
        <w:rPr>
          <w:sz w:val="19"/>
          <w:szCs w:val="24"/>
          <w:lang w:val="en-US"/>
        </w:rPr>
        <w:t>its</w:t>
      </w:r>
      <w:r>
        <w:rPr>
          <w:lang w:val="en-US"/>
        </w:rPr>
        <w:t xml:space="preserve"> immediate lexico-grammatical context is. The term hapax is used a liberally here, referring to types that occur only once within </w:t>
      </w:r>
      <w:r>
        <w:rPr>
          <w:sz w:val="19"/>
          <w:szCs w:val="24"/>
          <w:lang w:val="en-US"/>
        </w:rPr>
        <w:t xml:space="preserve">a given </w:t>
      </w:r>
      <w:r>
        <w:rPr>
          <w:lang w:val="en-US"/>
        </w:rPr>
        <w:t xml:space="preserve">window. For ease of interpretation and in order to capture the fixedness in smaller units of text, </w:t>
      </w:r>
      <w:r>
        <w:rPr>
          <w:sz w:val="19"/>
          <w:szCs w:val="24"/>
          <w:lang w:val="en-US"/>
        </w:rPr>
        <w:t>this</w:t>
      </w:r>
      <w:r>
        <w:rPr>
          <w:lang w:val="en-US"/>
        </w:rPr>
        <w:t xml:space="preserve"> window </w:t>
      </w:r>
      <w:r>
        <w:rPr>
          <w:sz w:val="19"/>
          <w:szCs w:val="24"/>
          <w:lang w:val="en-US"/>
        </w:rPr>
        <w:t>had a size of</w:t>
      </w:r>
      <w:r>
        <w:rPr>
          <w:lang w:val="en-US"/>
        </w:rPr>
        <w:t xml:space="preserve"> 1 token to the left and right (preliminary experiments with larger windows were inconclusive, so the simplest version was used). The left and right contexts were also kept separate since lumping them together conflates quite different pieces of information, considering the direction of processing, the branching structure of English, priming effects etc. For example, a token that is always preceded by a definite article as a part of a name scores an extremely low </w:t>
      </w:r>
      <w:r>
        <w:rPr>
          <w:i/>
          <w:iCs/>
          <w:lang w:val="en-US"/>
        </w:rPr>
        <w:t>alpha</w:t>
      </w:r>
      <w:r>
        <w:rPr>
          <w:vertAlign w:val="subscript"/>
          <w:lang w:val="en-US"/>
        </w:rPr>
        <w:t>1</w:t>
      </w:r>
      <w:r>
        <w:rPr>
          <w:lang w:val="en-US"/>
        </w:rPr>
        <w:t xml:space="preserve"> value.</w:t>
      </w:r>
    </w:p>
    <w:p>
      <w:pPr>
        <w:pStyle w:val="Paragraph"/>
        <w:rPr>
          <w:lang w:val="en-US"/>
        </w:rPr>
      </w:pPr>
      <w:r>
        <w:rPr>
          <w:lang w:val="en-US"/>
        </w:rPr>
        <w:t xml:space="preserve">Lemmas that had </w:t>
      </w:r>
      <w:r>
        <w:rPr>
          <w:i/>
          <w:iCs/>
          <w:lang w:val="en-US"/>
        </w:rPr>
        <w:t>-s</w:t>
      </w:r>
      <w:r>
        <w:rPr>
          <w:lang w:val="en-US"/>
        </w:rPr>
        <w:t xml:space="preserve"> forms that only occurred in totally fixed contexts, therefore scoring </w:t>
      </w:r>
      <w:r>
        <w:rPr>
          <w:i/>
          <w:iCs/>
          <w:lang w:val="en-US"/>
        </w:rPr>
        <w:t>alpha</w:t>
      </w:r>
      <w:r>
        <w:rPr>
          <w:vertAlign w:val="subscript"/>
          <w:lang w:val="en-US"/>
        </w:rPr>
        <w:t>1</w:t>
      </w:r>
      <w:r>
        <w:rPr>
          <w:lang w:val="en-US"/>
        </w:rPr>
        <w:t xml:space="preserve"> values of lower than 0.3, were excluded as outliers. The exclusion of th</w:t>
      </w:r>
      <w:r>
        <w:rPr>
          <w:sz w:val="19"/>
          <w:szCs w:val="24"/>
          <w:lang w:val="en-US"/>
          <w14:numSpacing w14:val="proportional"/>
        </w:rPr>
        <w:t>e</w:t>
      </w:r>
      <w:r>
        <w:rPr>
          <w:lang w:val="en-US"/>
        </w:rPr>
        <w:t xml:space="preserve">se observations slightly improved fit of the models. On the lower frequency bands this is due to a substantial decrease of noise as it is difficult to estimate the proportion of </w:t>
      </w:r>
      <w:r>
        <w:rPr>
          <w:i/>
          <w:iCs/>
          <w:lang w:val="en-US"/>
        </w:rPr>
        <w:t>-s</w:t>
      </w:r>
      <w:r>
        <w:rPr>
          <w:lang w:val="en-US"/>
        </w:rPr>
        <w:t xml:space="preserve"> only based on a few occurrences of </w:t>
      </w:r>
      <w:r>
        <w:rPr>
          <w:i/>
          <w:iCs/>
          <w:lang w:val="en-US"/>
        </w:rPr>
        <w:t>-s</w:t>
      </w:r>
      <w:r>
        <w:rPr>
          <w:lang w:val="en-US"/>
        </w:rPr>
        <w:t>. For the higher frequency bands, examples for such outliers include abbreviations (e.g. </w:t>
      </w:r>
      <w:r>
        <w:rPr>
          <w:i/>
          <w:iCs/>
          <w:lang w:val="en-US"/>
        </w:rPr>
        <w:t>e.g.</w:t>
      </w:r>
      <w:r>
        <w:rPr>
          <w:lang w:val="en-US"/>
        </w:rPr>
        <w:t xml:space="preserve">, </w:t>
      </w:r>
      <w:r>
        <w:rPr>
          <w:i/>
          <w:iCs/>
          <w:lang w:val="en-US"/>
        </w:rPr>
        <w:t>pp.</w:t>
      </w:r>
      <w:r>
        <w:rPr>
          <w:lang w:val="en-US"/>
        </w:rPr>
        <w:t xml:space="preserve">, </w:t>
      </w:r>
      <w:r>
        <w:rPr>
          <w:i/>
          <w:iCs/>
          <w:lang w:val="en-US"/>
        </w:rPr>
        <w:t>etc.</w:t>
      </w:r>
      <w:r>
        <w:rPr>
          <w:lang w:val="en-US"/>
        </w:rPr>
        <w:t>, etc.), and parts of multi-word names (e.g. </w:t>
      </w:r>
      <w:r>
        <w:rPr>
          <w:i/>
          <w:iCs/>
          <w:lang w:val="en-US"/>
        </w:rPr>
        <w:t xml:space="preserve">New </w:t>
      </w:r>
      <w:r>
        <w:rPr>
          <w:lang w:val="en-US"/>
        </w:rPr>
        <w:t>Zealander). The latter type of exclusion is operationally consistent with the focus on single-word units (see sec. </w:t>
      </w:r>
      <w:hyperlink w:anchor="data">
        <w:r>
          <w:rPr>
            <w:lang w:val="en-US"/>
          </w:rPr>
          <w:t>4.2</w:t>
        </w:r>
      </w:hyperlink>
      <w:r>
        <w:rPr>
          <w:lang w:val="en-US"/>
        </w:rPr>
        <w:t xml:space="preserve">). Some multi-word structures should be treated as individual units and as a distinct lexeme, </w:t>
      </w:r>
      <w:r>
        <w:rPr>
          <w:sz w:val="19"/>
          <w:szCs w:val="24"/>
          <w:lang w:val="en-US"/>
          <w14:numSpacing w14:val="proportional"/>
        </w:rPr>
        <w:t>but this</w:t>
      </w:r>
      <w:r>
        <w:rPr>
          <w:lang w:val="en-US"/>
        </w:rPr>
        <w:t xml:space="preserve"> is beyond the scope of this study.</w:t>
      </w:r>
    </w:p>
    <w:p>
      <w:pPr>
        <w:pStyle w:val="Paragraph"/>
        <w:rPr>
          <w:lang w:val="en-US"/>
        </w:rPr>
      </w:pPr>
      <w:r>
        <w:rPr>
          <w:lang w:val="en-US"/>
        </w:rPr>
        <w:t xml:space="preserve">Similarly to what has ben observed </w:t>
      </w:r>
      <w:r>
        <w:rPr>
          <w:sz w:val="19"/>
          <w:szCs w:val="24"/>
          <w:lang w:val="en-US"/>
          <w14:numSpacing w14:val="proportional"/>
        </w:rPr>
        <w:t>for</w:t>
      </w:r>
      <w:r>
        <w:rPr>
          <w:lang w:val="en-US"/>
        </w:rPr>
        <w:t xml:space="preserve"> dispersion measures, both extremely high and extremely low values are untypical. For example, a noun that has an extremely high hapax ratio </w:t>
      </w:r>
      <w:r>
        <w:rPr>
          <w:sz w:val="19"/>
          <w:szCs w:val="24"/>
          <w:lang w:val="en-US"/>
          <w14:numSpacing w14:val="proportional"/>
        </w:rPr>
        <w:t>in its</w:t>
      </w:r>
      <w:r>
        <w:rPr>
          <w:lang w:val="en-US"/>
        </w:rPr>
        <w:t xml:space="preserve"> left </w:t>
      </w:r>
      <w:r>
        <w:rPr>
          <w:sz w:val="19"/>
          <w:szCs w:val="24"/>
          <w:lang w:val="en-US"/>
          <w14:numSpacing w14:val="proportional"/>
        </w:rPr>
        <w:t>context</w:t>
      </w:r>
      <w:r>
        <w:rPr>
          <w:lang w:val="en-US"/>
        </w:rPr>
        <w:t xml:space="preserve"> is unlikely to be preceded by determiners, which is unusual for a noun.</w:t>
      </w:r>
    </w:p>
    <w:p>
      <w:pPr>
        <w:pStyle w:val="Paragraph"/>
        <w:rPr>
          <w:lang w:val="en-US"/>
        </w:rPr>
      </w:pPr>
      <w:r>
        <w:rPr>
          <w:lang w:val="en-US"/>
        </w:rPr>
      </w:r>
    </w:p>
    <w:p>
      <w:pPr>
        <w:pStyle w:val="Head2"/>
        <w:numPr>
          <w:ilvl w:val="1"/>
          <w:numId w:val="13"/>
        </w:numPr>
        <w:rPr>
          <w:lang w:val="en-US"/>
        </w:rPr>
      </w:pPr>
      <w:bookmarkStart w:id="16" w:name="__RefHeading___Toc12522_576252695"/>
      <w:bookmarkEnd w:id="16"/>
      <w:r>
        <w:rPr>
          <w:lang w:val="en-US"/>
        </w:rPr>
        <w:t>Cosine similarities of word vectors</w:t>
      </w:r>
      <w:bookmarkStart w:id="17" w:name="cosine-similarities-of-word-vectors"/>
      <w:bookmarkEnd w:id="17"/>
    </w:p>
    <w:p>
      <w:pPr>
        <w:pStyle w:val="Paraignoreindent"/>
        <w:rPr>
          <w:lang w:val="en-US"/>
        </w:rPr>
      </w:pPr>
      <w:r>
        <w:rPr>
          <w:lang w:val="en-US"/>
        </w:rPr>
        <w:t>As a final measure to explore, I trained a simple GloVe embedding (</w:t>
      </w:r>
      <w:hyperlink w:anchor="ref-pennington14">
        <w:r>
          <w:rPr>
            <w:lang w:val="en-US"/>
          </w:rPr>
          <w:t>Pennington, Socher &amp; Manning 2014</w:t>
        </w:r>
      </w:hyperlink>
      <w:r>
        <w:rPr>
          <w:lang w:val="en-US"/>
        </w:rPr>
        <w:t xml:space="preserve">; </w:t>
      </w:r>
      <w:hyperlink w:anchor="ref-text2vec">
        <w:r>
          <w:rPr>
            <w:lang w:val="en-US"/>
          </w:rPr>
          <w:t>Selivanov, Bickel &amp; Wang 2020</w:t>
        </w:r>
      </w:hyperlink>
      <w:r>
        <w:rPr>
          <w:lang w:val="en-US"/>
        </w:rPr>
        <w:t>) on the dataset. The resulting word vectors are a numerical representation of a two-layer neural network reconstructing the co-occurrence patterns of each lemma. They have been shown to capture lexical and semantic information rather well. From the trained word vectors, I obtained the cosine similarities between the base forms and affixed forms which will be used as another co-occurrence metric in the final models.</w:t>
      </w:r>
    </w:p>
    <w:p>
      <w:pPr>
        <w:pStyle w:val="Paragraph"/>
        <w:ind w:hanging="0"/>
        <w:rPr>
          <w:lang w:val="en-US"/>
        </w:rPr>
      </w:pPr>
      <w:r>
        <w:rPr>
          <w:lang w:val="en-US"/>
        </w:rPr>
      </w:r>
    </w:p>
    <w:p>
      <w:pPr>
        <w:pStyle w:val="Paragraph"/>
        <w:rPr>
          <w:lang w:val="en-US"/>
        </w:rPr>
      </w:pPr>
      <w:r>
        <w:rPr>
          <w:lang w:val="en-US"/>
        </w:rPr>
      </w:r>
    </w:p>
    <w:p>
      <w:pPr>
        <w:pStyle w:val="CaptionedFigure"/>
        <w:rPr/>
      </w:pPr>
      <w:bookmarkStart w:id="18" w:name="s_continuum"/>
      <w:r>
        <w:rPr/>
        <w:drawing>
          <wp:inline distT="0" distB="0" distL="0" distR="0">
            <wp:extent cx="4625975" cy="2526030"/>
            <wp:effectExtent l="0" t="0" r="0" b="0"/>
            <wp:docPr id="2" name="Image1" descr="Compound ratio of noun/verb POS tags against occurrences of *-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Compound ratio of noun/verb POS tags against occurrences of *-s*"/>
                    <pic:cNvPicPr>
                      <a:picLocks noChangeAspect="1" noChangeArrowheads="1"/>
                    </pic:cNvPicPr>
                  </pic:nvPicPr>
                  <pic:blipFill>
                    <a:blip r:embed="rId3"/>
                    <a:stretch>
                      <a:fillRect/>
                    </a:stretch>
                  </pic:blipFill>
                  <pic:spPr bwMode="auto">
                    <a:xfrm>
                      <a:off x="0" y="0"/>
                      <a:ext cx="4625975" cy="2526030"/>
                    </a:xfrm>
                    <a:prstGeom prst="rect">
                      <a:avLst/>
                    </a:prstGeom>
                  </pic:spPr>
                </pic:pic>
              </a:graphicData>
            </a:graphic>
          </wp:inline>
        </w:drawing>
      </w:r>
      <w:bookmarkEnd w:id="18"/>
    </w:p>
    <w:p>
      <w:pPr>
        <w:pStyle w:val="Captionfigure"/>
        <w:rPr>
          <w:lang w:val="en-US"/>
        </w:rPr>
      </w:pPr>
      <w:bookmarkStart w:id="19" w:name="fig2"/>
      <w:r>
        <w:rPr>
          <w:b/>
          <w:bCs/>
          <w:lang w:val="en-US"/>
        </w:rPr>
        <w:t>Figure </w:t>
      </w:r>
      <w:r>
        <w:rPr>
          <w:b/>
          <w:bCs/>
        </w:rPr>
        <w:fldChar w:fldCharType="begin"/>
      </w:r>
      <w:r>
        <w:rPr>
          <w:b/>
          <w:bCs/>
        </w:rPr>
        <w:instrText> SEQ Figure \* ARABIC </w:instrText>
      </w:r>
      <w:r>
        <w:rPr>
          <w:b/>
          <w:bCs/>
        </w:rPr>
        <w:fldChar w:fldCharType="separate"/>
      </w:r>
      <w:r>
        <w:rPr>
          <w:b/>
          <w:bCs/>
        </w:rPr>
        <w:t>2</w:t>
      </w:r>
      <w:r>
        <w:rPr>
          <w:b/>
          <w:bCs/>
        </w:rPr>
        <w:fldChar w:fldCharType="end"/>
      </w:r>
      <w:r>
        <w:rPr>
          <w:b/>
          <w:bCs/>
          <w:lang w:val="en-US"/>
        </w:rPr>
        <w:t>:</w:t>
      </w:r>
      <w:r>
        <w:rPr>
          <w:lang w:val="en-US"/>
        </w:rPr>
        <w:t xml:space="preserve"> </w:t>
      </w:r>
      <w:bookmarkEnd w:id="19"/>
      <w:r>
        <w:rPr>
          <w:lang w:val="en-US"/>
        </w:rPr>
        <w:t>Compound ratio of noun/verb POS tags against occurrences of *-s*</w:t>
      </w:r>
    </w:p>
    <w:p>
      <w:pPr>
        <w:pStyle w:val="Paragraph"/>
        <w:rPr/>
      </w:pPr>
      <w:r>
        <w:rPr>
          <w:lang w:val="en-US"/>
        </w:rPr>
        <w:t xml:space="preserve">The color shade in figure </w:t>
      </w:r>
      <w:hyperlink w:anchor="s_continuum">
        <w:r>
          <w:rPr>
            <w:lang w:val="en-US"/>
          </w:rPr>
          <w:t>2</w:t>
        </w:r>
      </w:hyperlink>
      <w:r>
        <w:rPr>
          <w:lang w:val="en-US"/>
        </w:rPr>
        <w:t xml:space="preserve"> shows that the cosine similarity between base and inflected form appears to be correlated with a higher frequency of inflected forms. Part of the reason is that it is weakly correlated with frequency. The variability lies in the fact that some degree inflection, especially for plural -s, might change the use context considerably, and in extreme cases, be indicative of highly conventionalized uses. </w:t>
      </w:r>
      <w:r>
        <w:rPr/>
        <w:t>Consider the following pairs:</w:t>
      </w:r>
    </w:p>
    <w:tbl>
      <w:tblPr>
        <w:tblStyle w:val="tablelinguistic"/>
        <w:tblW w:w="4111" w:type="dxa"/>
        <w:jc w:val="left"/>
        <w:tblInd w:w="0" w:type="dxa"/>
        <w:tblLayout w:type="fixed"/>
        <w:tblCellMar>
          <w:top w:w="0" w:type="dxa"/>
          <w:left w:w="0" w:type="dxa"/>
          <w:bottom w:w="0" w:type="dxa"/>
          <w:right w:w="0" w:type="dxa"/>
        </w:tblCellMar>
        <w:tblLook w:val="0480" w:noHBand="0" w:noVBand="1" w:firstColumn="1" w:lastRow="0" w:lastColumn="0" w:firstRow="0"/>
      </w:tblPr>
      <w:tblGrid>
        <w:gridCol w:w="397"/>
        <w:gridCol w:w="227"/>
        <w:gridCol w:w="3487"/>
      </w:tblGrid>
      <w:tr>
        <w:trPr>
          <w:trHeight w:val="226" w:hRule="atLeast"/>
        </w:trPr>
        <w:tc>
          <w:tcPr>
            <w:tcW w:w="397" w:type="dxa"/>
            <w:tcBorders/>
          </w:tcPr>
          <w:p>
            <w:pPr>
              <w:pStyle w:val="Paraignoreindent"/>
              <w:widowControl w:val="false"/>
              <w:suppressAutoHyphens w:val="true"/>
              <w:spacing w:before="0" w:after="0"/>
              <w:rPr>
                <w:rFonts w:ascii="Times New Roman" w:hAnsi="Times New Roman" w:cs="Times New Roman"/>
                <w:kern w:val="0"/>
                <w:lang w:val="de-DE" w:eastAsia="de-DE" w:bidi="ar-SA"/>
              </w:rPr>
            </w:pPr>
            <w:r>
              <w:rPr>
                <w:rFonts w:eastAsia="Cambria" w:cs="Times New Roman"/>
                <w:kern w:val="0"/>
                <w:lang w:val="de-DE" w:eastAsia="de-DE" w:bidi="ar-SA"/>
              </w:rPr>
              <w:t>(5)</w:t>
            </w:r>
          </w:p>
        </w:tc>
        <w:tc>
          <w:tcPr>
            <w:tcW w:w="227" w:type="dxa"/>
            <w:tcBorders/>
          </w:tcPr>
          <w:p>
            <w:pPr>
              <w:pStyle w:val="Paraignoreindent"/>
              <w:widowControl w:val="false"/>
              <w:suppressAutoHyphens w:val="true"/>
              <w:spacing w:before="0" w:after="0"/>
              <w:rPr>
                <w:rFonts w:ascii="Times New Roman" w:hAnsi="Times New Roman" w:eastAsia="맑은 고딕" w:cs="Times New Roman"/>
                <w:kern w:val="0"/>
                <w:lang w:val="de-DE" w:eastAsia="de-DE" w:bidi="ar-SA"/>
              </w:rPr>
            </w:pPr>
            <w:r>
              <w:rPr>
                <w:rFonts w:eastAsia="맑은 고딕" w:cs="Times New Roman"/>
                <w:kern w:val="0"/>
                <w:lang w:val="de-DE" w:eastAsia="de-DE" w:bidi="ar-SA"/>
              </w:rPr>
            </w:r>
          </w:p>
        </w:tc>
        <w:tc>
          <w:tcPr>
            <w:tcW w:w="3487" w:type="dxa"/>
            <w:tcBorders/>
          </w:tcPr>
          <w:p>
            <w:pPr>
              <w:pStyle w:val="Paraignoreindent"/>
              <w:widowControl w:val="false"/>
              <w:suppressAutoHyphens w:val="true"/>
              <w:spacing w:before="0" w:after="0"/>
              <w:rPr>
                <w:rFonts w:ascii="Times New Roman" w:hAnsi="Times New Roman" w:eastAsia="맑은 고딕" w:cs="Times New Roman"/>
                <w:kern w:val="0"/>
                <w:lang w:val="de-DE" w:eastAsia="de-DE" w:bidi="ar-SA"/>
              </w:rPr>
            </w:pPr>
            <w:r>
              <w:rPr>
                <w:rFonts w:eastAsia="맑은 고딕" w:cs="Times New Roman"/>
                <w:i/>
                <w:iCs/>
                <w:kern w:val="0"/>
                <w:lang w:val="de-DE" w:eastAsia="de-DE" w:bidi="ar-SA"/>
              </w:rPr>
              <w:t>people</w:t>
            </w:r>
            <w:r>
              <w:rPr>
                <w:rFonts w:eastAsia="맑은 고딕" w:cs="Times New Roman"/>
                <w:kern w:val="0"/>
                <w:lang w:val="de-DE" w:eastAsia="de-DE" w:bidi="ar-SA"/>
              </w:rPr>
              <w:t xml:space="preserve">, </w:t>
            </w:r>
            <w:r>
              <w:rPr>
                <w:rFonts w:eastAsia="맑은 고딕" w:cs="Times New Roman"/>
                <w:i/>
                <w:iCs/>
                <w:kern w:val="0"/>
                <w:lang w:val="de-DE" w:eastAsia="de-DE" w:bidi="ar-SA"/>
              </w:rPr>
              <w:t>peoples</w:t>
            </w:r>
            <w:r>
              <w:rPr>
                <w:rFonts w:eastAsia="맑은 고딕" w:cs="Times New Roman"/>
                <w:kern w:val="0"/>
                <w:lang w:val="de-DE" w:eastAsia="de-DE" w:bidi="ar-SA"/>
              </w:rPr>
              <w:t xml:space="preserve"> (cosine similarity: 0.54)</w:t>
            </w:r>
          </w:p>
        </w:tc>
      </w:tr>
      <w:tr>
        <w:trPr>
          <w:trHeight w:val="226" w:hRule="atLeast"/>
        </w:trPr>
        <w:tc>
          <w:tcPr>
            <w:tcW w:w="397" w:type="dxa"/>
            <w:tcBorders/>
          </w:tcPr>
          <w:p>
            <w:pPr>
              <w:pStyle w:val="Paraignoreindent"/>
              <w:widowControl w:val="false"/>
              <w:suppressAutoHyphens w:val="true"/>
              <w:spacing w:before="0" w:after="0"/>
              <w:rPr>
                <w:rFonts w:ascii="Times New Roman" w:hAnsi="Times New Roman" w:cs="Times New Roman"/>
                <w:kern w:val="0"/>
                <w:lang w:val="de-DE" w:eastAsia="de-DE" w:bidi="ar-SA"/>
              </w:rPr>
            </w:pPr>
            <w:r>
              <w:rPr>
                <w:rFonts w:eastAsia="Cambria" w:cs="Times New Roman"/>
                <w:kern w:val="0"/>
                <w:lang w:val="de-DE" w:eastAsia="de-DE" w:bidi="ar-SA"/>
              </w:rPr>
              <w:t>(6)</w:t>
            </w:r>
          </w:p>
        </w:tc>
        <w:tc>
          <w:tcPr>
            <w:tcW w:w="227" w:type="dxa"/>
            <w:tcBorders/>
          </w:tcPr>
          <w:p>
            <w:pPr>
              <w:pStyle w:val="Paraignoreindent"/>
              <w:widowControl w:val="false"/>
              <w:suppressAutoHyphens w:val="true"/>
              <w:spacing w:before="0" w:after="0"/>
              <w:rPr>
                <w:rFonts w:ascii="Times New Roman" w:hAnsi="Times New Roman" w:eastAsia="맑은 고딕" w:cs="Times New Roman"/>
                <w:kern w:val="0"/>
                <w:lang w:val="de-DE" w:eastAsia="de-DE" w:bidi="ar-SA"/>
              </w:rPr>
            </w:pPr>
            <w:r>
              <w:rPr>
                <w:rFonts w:eastAsia="맑은 고딕" w:cs="Times New Roman"/>
                <w:kern w:val="0"/>
                <w:lang w:val="de-DE" w:eastAsia="de-DE" w:bidi="ar-SA"/>
              </w:rPr>
            </w:r>
          </w:p>
        </w:tc>
        <w:tc>
          <w:tcPr>
            <w:tcW w:w="3487" w:type="dxa"/>
            <w:tcBorders/>
          </w:tcPr>
          <w:p>
            <w:pPr>
              <w:pStyle w:val="Paraignoreindent"/>
              <w:widowControl w:val="false"/>
              <w:suppressAutoHyphens w:val="true"/>
              <w:spacing w:before="0" w:after="0"/>
              <w:rPr>
                <w:rFonts w:ascii="Times New Roman" w:hAnsi="Times New Roman" w:eastAsia="맑은 고딕" w:cs="Times New Roman"/>
                <w:kern w:val="0"/>
                <w:lang w:val="de-DE" w:eastAsia="de-DE" w:bidi="ar-SA"/>
              </w:rPr>
            </w:pPr>
            <w:r>
              <w:rPr>
                <w:rFonts w:eastAsia="맑은 고딕" w:cs="Times New Roman"/>
                <w:i/>
                <w:iCs/>
                <w:kern w:val="0"/>
                <w:lang w:val="de-DE" w:eastAsia="de-DE" w:bidi="ar-SA"/>
              </w:rPr>
              <w:t>world</w:t>
            </w:r>
            <w:r>
              <w:rPr>
                <w:rFonts w:eastAsia="맑은 고딕" w:cs="Times New Roman"/>
                <w:kern w:val="0"/>
                <w:lang w:val="de-DE" w:eastAsia="de-DE" w:bidi="ar-SA"/>
              </w:rPr>
              <w:t xml:space="preserve">, </w:t>
            </w:r>
            <w:r>
              <w:rPr>
                <w:rFonts w:eastAsia="맑은 고딕" w:cs="Times New Roman"/>
                <w:i/>
                <w:iCs/>
                <w:kern w:val="0"/>
                <w:lang w:val="de-DE" w:eastAsia="de-DE" w:bidi="ar-SA"/>
              </w:rPr>
              <w:t>worlds</w:t>
            </w:r>
            <w:r>
              <w:rPr>
                <w:rFonts w:eastAsia="맑은 고딕" w:cs="Times New Roman"/>
                <w:kern w:val="0"/>
                <w:lang w:val="de-DE" w:eastAsia="de-DE" w:bidi="ar-SA"/>
              </w:rPr>
              <w:t xml:space="preserve"> (cosine similarity: 0.55)</w:t>
            </w:r>
          </w:p>
        </w:tc>
      </w:tr>
      <w:tr>
        <w:trPr>
          <w:trHeight w:val="226" w:hRule="atLeast"/>
        </w:trPr>
        <w:tc>
          <w:tcPr>
            <w:tcW w:w="397" w:type="dxa"/>
            <w:tcBorders/>
          </w:tcPr>
          <w:p>
            <w:pPr>
              <w:pStyle w:val="Paraignoreindent"/>
              <w:widowControl w:val="false"/>
              <w:suppressAutoHyphens w:val="true"/>
              <w:spacing w:before="0" w:after="0"/>
              <w:rPr>
                <w:rFonts w:ascii="Times New Roman" w:hAnsi="Times New Roman" w:cs="Times New Roman"/>
                <w:kern w:val="0"/>
                <w:lang w:val="de-DE" w:eastAsia="de-DE" w:bidi="ar-SA"/>
              </w:rPr>
            </w:pPr>
            <w:r>
              <w:rPr>
                <w:rFonts w:eastAsia="Cambria" w:cs="Times New Roman"/>
                <w:kern w:val="0"/>
                <w:lang w:val="de-DE" w:eastAsia="de-DE" w:bidi="ar-SA"/>
              </w:rPr>
              <w:t>(7)</w:t>
            </w:r>
          </w:p>
        </w:tc>
        <w:tc>
          <w:tcPr>
            <w:tcW w:w="227" w:type="dxa"/>
            <w:tcBorders/>
          </w:tcPr>
          <w:p>
            <w:pPr>
              <w:pStyle w:val="Paraignoreindent"/>
              <w:widowControl w:val="false"/>
              <w:suppressAutoHyphens w:val="true"/>
              <w:spacing w:before="0" w:after="0"/>
              <w:rPr>
                <w:rFonts w:ascii="Times New Roman" w:hAnsi="Times New Roman" w:eastAsia="맑은 고딕" w:cs="Times New Roman"/>
                <w:kern w:val="0"/>
                <w:lang w:val="de-DE" w:eastAsia="de-DE" w:bidi="ar-SA"/>
              </w:rPr>
            </w:pPr>
            <w:r>
              <w:rPr>
                <w:rFonts w:eastAsia="맑은 고딕" w:cs="Times New Roman"/>
                <w:kern w:val="0"/>
                <w:lang w:val="de-DE" w:eastAsia="de-DE" w:bidi="ar-SA"/>
              </w:rPr>
            </w:r>
          </w:p>
        </w:tc>
        <w:tc>
          <w:tcPr>
            <w:tcW w:w="3487" w:type="dxa"/>
            <w:tcBorders/>
          </w:tcPr>
          <w:p>
            <w:pPr>
              <w:pStyle w:val="Paraignoreindent"/>
              <w:widowControl w:val="false"/>
              <w:suppressAutoHyphens w:val="true"/>
              <w:spacing w:before="0" w:after="0"/>
              <w:rPr>
                <w:rFonts w:ascii="Times New Roman" w:hAnsi="Times New Roman" w:eastAsia="맑은 고딕" w:cs="Times New Roman"/>
                <w:kern w:val="0"/>
                <w:lang w:val="de-DE" w:eastAsia="de-DE" w:bidi="ar-SA"/>
              </w:rPr>
            </w:pPr>
            <w:r>
              <w:rPr>
                <w:rFonts w:eastAsia="맑은 고딕" w:cs="Times New Roman"/>
                <w:i/>
                <w:iCs/>
                <w:kern w:val="0"/>
                <w:lang w:val="de-DE" w:eastAsia="de-DE" w:bidi="ar-SA"/>
              </w:rPr>
              <w:t>absence</w:t>
            </w:r>
            <w:r>
              <w:rPr>
                <w:rFonts w:eastAsia="맑은 고딕" w:cs="Times New Roman"/>
                <w:kern w:val="0"/>
                <w:lang w:val="de-DE" w:eastAsia="de-DE" w:bidi="ar-SA"/>
              </w:rPr>
              <w:t xml:space="preserve">, </w:t>
            </w:r>
            <w:r>
              <w:rPr>
                <w:rFonts w:eastAsia="맑은 고딕" w:cs="Times New Roman"/>
                <w:i/>
                <w:iCs/>
                <w:kern w:val="0"/>
                <w:lang w:val="de-DE" w:eastAsia="de-DE" w:bidi="ar-SA"/>
              </w:rPr>
              <w:t>absences</w:t>
            </w:r>
            <w:r>
              <w:rPr>
                <w:rFonts w:eastAsia="맑은 고딕" w:cs="Times New Roman"/>
                <w:kern w:val="0"/>
                <w:lang w:val="de-DE" w:eastAsia="de-DE" w:bidi="ar-SA"/>
              </w:rPr>
              <w:t xml:space="preserve"> (cosine similarity: 0.55)</w:t>
            </w:r>
          </w:p>
        </w:tc>
      </w:tr>
    </w:tbl>
    <w:p>
      <w:pPr>
        <w:pStyle w:val="Paragraph"/>
        <w:ind w:hanging="0"/>
        <w:rPr/>
      </w:pPr>
      <w:r>
        <w:rPr/>
      </w:r>
    </w:p>
    <w:p>
      <w:pPr>
        <w:pStyle w:val="Paraignoreindent"/>
        <w:rPr/>
      </w:pPr>
      <w:r>
        <w:rPr/>
        <w:t>Compared to:</w:t>
      </w:r>
    </w:p>
    <w:tbl>
      <w:tblPr>
        <w:tblStyle w:val="tablelinguistic"/>
        <w:tblW w:w="3651" w:type="dxa"/>
        <w:jc w:val="left"/>
        <w:tblInd w:w="0" w:type="dxa"/>
        <w:tblLayout w:type="fixed"/>
        <w:tblCellMar>
          <w:top w:w="0" w:type="dxa"/>
          <w:left w:w="0" w:type="dxa"/>
          <w:bottom w:w="0" w:type="dxa"/>
          <w:right w:w="0" w:type="dxa"/>
        </w:tblCellMar>
        <w:tblLook w:val="0480" w:noHBand="0" w:noVBand="1" w:firstColumn="1" w:lastRow="0" w:lastColumn="0" w:firstRow="0"/>
      </w:tblPr>
      <w:tblGrid>
        <w:gridCol w:w="396"/>
        <w:gridCol w:w="226"/>
        <w:gridCol w:w="3029"/>
      </w:tblGrid>
      <w:tr>
        <w:trPr/>
        <w:tc>
          <w:tcPr>
            <w:tcW w:w="396" w:type="dxa"/>
            <w:tcBorders/>
          </w:tcPr>
          <w:p>
            <w:pPr>
              <w:pStyle w:val="Paraignoreindent"/>
              <w:widowControl w:val="false"/>
              <w:suppressAutoHyphens w:val="true"/>
              <w:spacing w:before="0" w:after="0"/>
              <w:rPr>
                <w:rFonts w:ascii="Times New Roman" w:hAnsi="Times New Roman" w:cs="Times New Roman"/>
                <w:kern w:val="0"/>
                <w:lang w:val="de-DE" w:eastAsia="de-DE" w:bidi="ar-SA"/>
              </w:rPr>
            </w:pPr>
            <w:r>
              <w:rPr>
                <w:rFonts w:eastAsia="Cambria" w:cs="Times New Roman"/>
                <w:kern w:val="0"/>
                <w:lang w:val="de-DE" w:eastAsia="de-DE" w:bidi="ar-SA"/>
              </w:rPr>
              <w:t>(8)</w:t>
            </w:r>
          </w:p>
        </w:tc>
        <w:tc>
          <w:tcPr>
            <w:tcW w:w="226" w:type="dxa"/>
            <w:tcBorders/>
          </w:tcPr>
          <w:p>
            <w:pPr>
              <w:pStyle w:val="Paraignoreindent"/>
              <w:widowControl w:val="false"/>
              <w:suppressAutoHyphens w:val="true"/>
              <w:spacing w:before="0" w:after="0"/>
              <w:rPr>
                <w:rFonts w:ascii="Times New Roman" w:hAnsi="Times New Roman" w:eastAsia="맑은 고딕" w:cs="Times New Roman"/>
                <w:kern w:val="0"/>
                <w:lang w:val="de-DE" w:eastAsia="de-DE" w:bidi="ar-SA"/>
              </w:rPr>
            </w:pPr>
            <w:r>
              <w:rPr>
                <w:rFonts w:eastAsia="맑은 고딕" w:cs="Times New Roman"/>
                <w:kern w:val="0"/>
                <w:lang w:val="de-DE" w:eastAsia="de-DE" w:bidi="ar-SA"/>
              </w:rPr>
            </w:r>
          </w:p>
        </w:tc>
        <w:tc>
          <w:tcPr>
            <w:tcW w:w="3029" w:type="dxa"/>
            <w:tcBorders/>
          </w:tcPr>
          <w:p>
            <w:pPr>
              <w:pStyle w:val="Paraignoreindent"/>
              <w:widowControl w:val="false"/>
              <w:suppressAutoHyphens w:val="true"/>
              <w:spacing w:before="0" w:after="0"/>
              <w:rPr>
                <w:rFonts w:ascii="Times New Roman" w:hAnsi="Times New Roman" w:eastAsia="맑은 고딕" w:cs="Times New Roman"/>
                <w:kern w:val="0"/>
                <w:lang w:val="de-DE" w:eastAsia="de-DE" w:bidi="ar-SA"/>
              </w:rPr>
            </w:pPr>
            <w:r>
              <w:rPr>
                <w:rFonts w:eastAsia="맑은 고딕" w:cs="Times New Roman"/>
                <w:i/>
                <w:iCs/>
                <w:kern w:val="0"/>
                <w:lang w:val="de-DE" w:eastAsia="de-DE" w:bidi="ar-SA"/>
              </w:rPr>
              <w:t>word</w:t>
            </w:r>
            <w:r>
              <w:rPr>
                <w:rFonts w:eastAsia="맑은 고딕" w:cs="Times New Roman"/>
                <w:kern w:val="0"/>
                <w:lang w:val="de-DE" w:eastAsia="de-DE" w:bidi="ar-SA"/>
              </w:rPr>
              <w:t xml:space="preserve">, </w:t>
            </w:r>
            <w:r>
              <w:rPr>
                <w:rFonts w:eastAsia="맑은 고딕" w:cs="Times New Roman"/>
                <w:i/>
                <w:iCs/>
                <w:kern w:val="0"/>
                <w:lang w:val="de-DE" w:eastAsia="de-DE" w:bidi="ar-SA"/>
              </w:rPr>
              <w:t>words</w:t>
            </w:r>
            <w:r>
              <w:rPr>
                <w:rFonts w:eastAsia="맑은 고딕" w:cs="Times New Roman"/>
                <w:kern w:val="0"/>
                <w:lang w:val="de-DE" w:eastAsia="de-DE" w:bidi="ar-SA"/>
              </w:rPr>
              <w:t xml:space="preserve"> (cosine similarity: 0.90)</w:t>
            </w:r>
          </w:p>
        </w:tc>
      </w:tr>
      <w:tr>
        <w:trPr/>
        <w:tc>
          <w:tcPr>
            <w:tcW w:w="396" w:type="dxa"/>
            <w:tcBorders/>
          </w:tcPr>
          <w:p>
            <w:pPr>
              <w:pStyle w:val="Paraignoreindent"/>
              <w:widowControl w:val="false"/>
              <w:suppressAutoHyphens w:val="true"/>
              <w:spacing w:before="0" w:after="0"/>
              <w:rPr>
                <w:rFonts w:ascii="Times New Roman" w:hAnsi="Times New Roman" w:cs="Times New Roman"/>
                <w:kern w:val="0"/>
                <w:lang w:val="de-DE" w:eastAsia="de-DE" w:bidi="ar-SA"/>
              </w:rPr>
            </w:pPr>
            <w:r>
              <w:rPr>
                <w:rFonts w:eastAsia="Cambria" w:cs="Times New Roman"/>
                <w:kern w:val="0"/>
                <w:lang w:val="de-DE" w:eastAsia="de-DE" w:bidi="ar-SA"/>
              </w:rPr>
              <w:t>(9)</w:t>
            </w:r>
          </w:p>
        </w:tc>
        <w:tc>
          <w:tcPr>
            <w:tcW w:w="226" w:type="dxa"/>
            <w:tcBorders/>
          </w:tcPr>
          <w:p>
            <w:pPr>
              <w:pStyle w:val="Paraignoreindent"/>
              <w:widowControl w:val="false"/>
              <w:suppressAutoHyphens w:val="true"/>
              <w:spacing w:before="0" w:after="0"/>
              <w:rPr>
                <w:rFonts w:ascii="Times New Roman" w:hAnsi="Times New Roman" w:eastAsia="맑은 고딕" w:cs="Times New Roman"/>
                <w:kern w:val="0"/>
                <w:lang w:val="de-DE" w:eastAsia="de-DE" w:bidi="ar-SA"/>
              </w:rPr>
            </w:pPr>
            <w:r>
              <w:rPr>
                <w:rFonts w:eastAsia="맑은 고딕" w:cs="Times New Roman"/>
                <w:kern w:val="0"/>
                <w:lang w:val="de-DE" w:eastAsia="de-DE" w:bidi="ar-SA"/>
              </w:rPr>
            </w:r>
          </w:p>
        </w:tc>
        <w:tc>
          <w:tcPr>
            <w:tcW w:w="3029" w:type="dxa"/>
            <w:tcBorders/>
          </w:tcPr>
          <w:p>
            <w:pPr>
              <w:pStyle w:val="Paraignoreindent"/>
              <w:widowControl w:val="false"/>
              <w:suppressAutoHyphens w:val="true"/>
              <w:spacing w:before="0" w:after="0"/>
              <w:rPr>
                <w:rFonts w:ascii="Times New Roman" w:hAnsi="Times New Roman" w:eastAsia="맑은 고딕" w:cs="Times New Roman"/>
                <w:kern w:val="0"/>
                <w:lang w:val="de-DE" w:eastAsia="de-DE" w:bidi="ar-SA"/>
              </w:rPr>
            </w:pPr>
            <w:r>
              <w:rPr>
                <w:rFonts w:eastAsia="맑은 고딕" w:cs="Times New Roman"/>
                <w:i/>
                <w:iCs/>
                <w:kern w:val="0"/>
                <w:lang w:val="de-DE" w:eastAsia="de-DE" w:bidi="ar-SA"/>
              </w:rPr>
              <w:t>year</w:t>
            </w:r>
            <w:r>
              <w:rPr>
                <w:rFonts w:eastAsia="맑은 고딕" w:cs="Times New Roman"/>
                <w:kern w:val="0"/>
                <w:lang w:val="de-DE" w:eastAsia="de-DE" w:bidi="ar-SA"/>
              </w:rPr>
              <w:t xml:space="preserve">, </w:t>
            </w:r>
            <w:r>
              <w:rPr>
                <w:rFonts w:eastAsia="맑은 고딕" w:cs="Times New Roman"/>
                <w:i/>
                <w:iCs/>
                <w:kern w:val="0"/>
                <w:lang w:val="de-DE" w:eastAsia="de-DE" w:bidi="ar-SA"/>
              </w:rPr>
              <w:t>years</w:t>
            </w:r>
            <w:r>
              <w:rPr>
                <w:rFonts w:eastAsia="맑은 고딕" w:cs="Times New Roman"/>
                <w:kern w:val="0"/>
                <w:lang w:val="de-DE" w:eastAsia="de-DE" w:bidi="ar-SA"/>
              </w:rPr>
              <w:t xml:space="preserve"> (cosine similarity: 0.92)</w:t>
            </w:r>
          </w:p>
        </w:tc>
      </w:tr>
      <w:tr>
        <w:trPr/>
        <w:tc>
          <w:tcPr>
            <w:tcW w:w="396" w:type="dxa"/>
            <w:tcBorders/>
          </w:tcPr>
          <w:p>
            <w:pPr>
              <w:pStyle w:val="Paraignoreindent"/>
              <w:widowControl w:val="false"/>
              <w:suppressAutoHyphens w:val="true"/>
              <w:spacing w:before="0" w:after="0"/>
              <w:rPr>
                <w:rFonts w:ascii="Times New Roman" w:hAnsi="Times New Roman" w:cs="Times New Roman"/>
                <w:kern w:val="0"/>
                <w:lang w:val="de-DE" w:eastAsia="de-DE" w:bidi="ar-SA"/>
              </w:rPr>
            </w:pPr>
            <w:r>
              <w:rPr>
                <w:rFonts w:eastAsia="Cambria" w:cs="Times New Roman"/>
                <w:kern w:val="0"/>
                <w:lang w:val="de-DE" w:eastAsia="de-DE" w:bidi="ar-SA"/>
              </w:rPr>
              <w:t>(10)</w:t>
            </w:r>
          </w:p>
        </w:tc>
        <w:tc>
          <w:tcPr>
            <w:tcW w:w="226" w:type="dxa"/>
            <w:tcBorders/>
          </w:tcPr>
          <w:p>
            <w:pPr>
              <w:pStyle w:val="Paraignoreindent"/>
              <w:widowControl w:val="false"/>
              <w:suppressAutoHyphens w:val="true"/>
              <w:spacing w:before="0" w:after="0"/>
              <w:rPr>
                <w:rFonts w:ascii="Times New Roman" w:hAnsi="Times New Roman" w:eastAsia="맑은 고딕" w:cs="Times New Roman"/>
                <w:kern w:val="0"/>
                <w:lang w:val="de-DE" w:eastAsia="de-DE" w:bidi="ar-SA"/>
              </w:rPr>
            </w:pPr>
            <w:r>
              <w:rPr>
                <w:rFonts w:eastAsia="맑은 고딕" w:cs="Times New Roman"/>
                <w:kern w:val="0"/>
                <w:lang w:val="de-DE" w:eastAsia="de-DE" w:bidi="ar-SA"/>
              </w:rPr>
            </w:r>
          </w:p>
        </w:tc>
        <w:tc>
          <w:tcPr>
            <w:tcW w:w="3029" w:type="dxa"/>
            <w:tcBorders/>
          </w:tcPr>
          <w:p>
            <w:pPr>
              <w:pStyle w:val="Paraignoreindent"/>
              <w:widowControl w:val="false"/>
              <w:suppressAutoHyphens w:val="true"/>
              <w:spacing w:before="0" w:after="0"/>
              <w:rPr>
                <w:rFonts w:ascii="Times New Roman" w:hAnsi="Times New Roman" w:eastAsia="맑은 고딕" w:cs="Times New Roman"/>
                <w:kern w:val="0"/>
                <w:lang w:val="de-DE" w:eastAsia="de-DE" w:bidi="ar-SA"/>
              </w:rPr>
            </w:pPr>
            <w:r>
              <w:rPr>
                <w:rFonts w:eastAsia="맑은 고딕" w:cs="Times New Roman"/>
                <w:i/>
                <w:iCs/>
                <w:kern w:val="0"/>
                <w:lang w:val="de-DE" w:eastAsia="de-DE" w:bidi="ar-SA"/>
              </w:rPr>
              <w:t>suit</w:t>
            </w:r>
            <w:r>
              <w:rPr>
                <w:rFonts w:eastAsia="맑은 고딕" w:cs="Times New Roman"/>
                <w:kern w:val="0"/>
                <w:lang w:val="de-DE" w:eastAsia="de-DE" w:bidi="ar-SA"/>
              </w:rPr>
              <w:t xml:space="preserve">, </w:t>
            </w:r>
            <w:r>
              <w:rPr>
                <w:rFonts w:eastAsia="맑은 고딕" w:cs="Times New Roman"/>
                <w:i/>
                <w:iCs/>
                <w:kern w:val="0"/>
                <w:lang w:val="de-DE" w:eastAsia="de-DE" w:bidi="ar-SA"/>
              </w:rPr>
              <w:t>suits</w:t>
            </w:r>
            <w:r>
              <w:rPr>
                <w:rFonts w:eastAsia="맑은 고딕" w:cs="Times New Roman"/>
                <w:kern w:val="0"/>
                <w:lang w:val="de-DE" w:eastAsia="de-DE" w:bidi="ar-SA"/>
              </w:rPr>
              <w:t xml:space="preserve"> (cosine similarity: 0.92)</w:t>
            </w:r>
          </w:p>
        </w:tc>
      </w:tr>
    </w:tbl>
    <w:p>
      <w:pPr>
        <w:pStyle w:val="Paraignoreindent"/>
        <w:rPr>
          <w:lang w:val="en-US"/>
        </w:rPr>
      </w:pPr>
      <w:r>
        <w:rPr>
          <w:lang w:val="en-US"/>
        </w:rPr>
      </w:r>
    </w:p>
    <w:p>
      <w:pPr>
        <w:pStyle w:val="Paraignoreindent"/>
        <w:rPr>
          <w:lang w:val="en-US"/>
        </w:rPr>
      </w:pPr>
      <w:r>
        <w:rPr>
          <w:lang w:val="en-US"/>
        </w:rPr>
        <w:t xml:space="preserve">In 5 to 7, the most common singular use is semantically </w:t>
      </w:r>
      <w:r>
        <w:rPr>
          <w:sz w:val="19"/>
          <w:szCs w:val="24"/>
          <w:lang w:val="en-US"/>
        </w:rPr>
        <w:t>very</w:t>
      </w:r>
      <w:r>
        <w:rPr>
          <w:lang w:val="en-US"/>
        </w:rPr>
        <w:t xml:space="preserve"> different from the most common plural use, while in 8 to 10 there is no substantial semantic </w:t>
      </w:r>
      <w:r>
        <w:rPr>
          <w:sz w:val="19"/>
          <w:szCs w:val="24"/>
          <w:lang w:val="en-US"/>
        </w:rPr>
        <w:t xml:space="preserve">difference </w:t>
      </w:r>
      <w:r>
        <w:rPr>
          <w:lang w:val="en-US"/>
        </w:rPr>
        <w:t>between the singular and the plural or  across the different polysemes/homonyms of the pairs.</w:t>
      </w:r>
    </w:p>
    <w:p>
      <w:pPr>
        <w:pStyle w:val="Paragraph"/>
        <w:rPr>
          <w:lang w:val="en-US"/>
        </w:rPr>
      </w:pPr>
      <w:r>
        <w:rPr>
          <w:lang w:val="en-US"/>
        </w:rPr>
        <w:t xml:space="preserve">Even though the measure is correlated with frequency, it shows little correlation with the other measures listed above, except for </w:t>
      </w:r>
      <w:r>
        <w:rPr>
          <w:i/>
          <w:iCs/>
          <w:lang w:val="en-US"/>
        </w:rPr>
        <w:t>DP.norm</w:t>
      </w:r>
      <w:r>
        <w:rPr>
          <w:lang w:val="en-US"/>
        </w:rPr>
        <w:t>.</w:t>
      </w:r>
      <w:bookmarkStart w:id="20" w:name="meth"/>
      <w:bookmarkEnd w:id="20"/>
    </w:p>
    <w:p>
      <w:pPr>
        <w:pStyle w:val="Head1"/>
        <w:numPr>
          <w:ilvl w:val="0"/>
          <w:numId w:val="13"/>
        </w:numPr>
        <w:rPr/>
      </w:pPr>
      <w:bookmarkStart w:id="21" w:name="__RefHeading___Toc12524_576252695"/>
      <w:bookmarkEnd w:id="21"/>
      <w:r>
        <w:rPr/>
        <w:t>Analysis</w:t>
      </w:r>
    </w:p>
    <w:p>
      <w:pPr>
        <w:pStyle w:val="Head2"/>
        <w:numPr>
          <w:ilvl w:val="1"/>
          <w:numId w:val="13"/>
        </w:numPr>
        <w:rPr/>
      </w:pPr>
      <w:bookmarkStart w:id="22" w:name="__RefHeading___Toc12526_576252695"/>
      <w:bookmarkEnd w:id="22"/>
      <w:r>
        <w:rPr/>
        <w:t xml:space="preserve">Modeling </w:t>
      </w:r>
      <w:r>
        <w:rPr>
          <w:lang w:val="en-US"/>
        </w:rPr>
        <w:t>inflection ratio</w:t>
      </w:r>
      <w:bookmarkStart w:id="23" w:name="modeling-inflection-ratio"/>
      <w:bookmarkEnd w:id="23"/>
    </w:p>
    <w:p>
      <w:pPr>
        <w:pStyle w:val="Paraignoreindent"/>
        <w:rPr>
          <w:lang w:val="en-US"/>
        </w:rPr>
      </w:pPr>
      <w:r>
        <w:rPr>
          <w:lang w:val="en-US"/>
        </w:rPr>
        <w:t>In the following sections, three different regression models will be presented. Their purpose is mostly a first exploration of the above-mentioned measures and their influence on inflection across the verb-noun continuum. The relationship between the variables can be expected to be non-monotonic and non-linear. To allow for the necessary flexibility in the distribution and fit, the model framework chosen is GAMLSS (</w:t>
      </w:r>
      <w:hyperlink w:anchor="ref-gamlss">
        <w:r>
          <w:rPr>
            <w:rStyle w:val="InternetLink"/>
            <w:color w:val="auto"/>
            <w:sz w:val="19"/>
            <w:lang w:val="en-US"/>
          </w:rPr>
          <w:t>Rigby &amp; Stasinopoulos 2005</w:t>
        </w:r>
      </w:hyperlink>
      <w:r>
        <w:rPr>
          <w:lang w:val="en-US"/>
        </w:rPr>
        <w:t>). It is a semi-parametric approach that allows us to fit a wide variety of distributions, and combine linear terms with smoothed terms. The models were created with the R package gamlss (</w:t>
      </w:r>
      <w:hyperlink w:anchor="ref-stasinopoulos17">
        <w:r>
          <w:rPr>
            <w:rStyle w:val="InternetLink"/>
            <w:color w:val="auto"/>
            <w:sz w:val="19"/>
            <w:lang w:val="en-US"/>
          </w:rPr>
          <w:t>Stasinopoulos et al. 2017</w:t>
        </w:r>
      </w:hyperlink>
      <w:r>
        <w:rPr>
          <w:lang w:val="en-US"/>
        </w:rPr>
        <w:t>).</w:t>
      </w:r>
    </w:p>
    <w:p>
      <w:pPr>
        <w:pStyle w:val="Paragraph"/>
        <w:rPr>
          <w:lang w:val="en-US"/>
        </w:rPr>
      </w:pPr>
      <w:r>
        <w:rPr>
          <w:lang w:val="en-US"/>
        </w:rPr>
        <w:t xml:space="preserve">The independent variable to be modeled was chosen to be the ratio of inflected forms relative to all occurrences of a lemma that were tagged as the </w:t>
      </w:r>
      <w:commentRangeStart w:id="7"/>
      <w:r>
        <w:rPr>
          <w:lang w:val="en-US"/>
        </w:rPr>
        <w:t>compatible</w:t>
      </w:r>
      <w:r>
        <w:rPr>
          <w:lang w:val="en-US"/>
        </w:rPr>
      </w:r>
      <w:commentRangeEnd w:id="7"/>
      <w:r>
        <w:commentReference w:id="7"/>
      </w:r>
      <w:r>
        <w:rPr>
          <w:lang w:val="en-US"/>
        </w:rPr>
        <w:t xml:space="preserve"> word class</w:t>
      </w:r>
      <w:ins w:id="79" w:author="Unknown Author" w:date="2021-09-09T09:24:45Z">
        <w:r>
          <w:rPr>
            <w:lang w:val="en-US"/>
          </w:rPr>
          <w:t xml:space="preserve">, </w:t>
        </w:r>
      </w:ins>
      <w:ins w:id="80" w:author="Unknown Author" w:date="2021-09-09T09:24:45Z">
        <w:r>
          <w:rPr>
            <w:lang w:val="en-US"/>
          </w:rPr>
          <w:t xml:space="preserve">which is noun for nominal -s and verb for verbal -s and </w:t>
        </w:r>
      </w:ins>
      <w:ins w:id="81" w:author="Unknown Author" w:date="2021-09-09T09:25:00Z">
        <w:r>
          <w:rPr>
            <w:lang w:val="en-US"/>
          </w:rPr>
          <w:t>-ed</w:t>
        </w:r>
      </w:ins>
      <w:r>
        <w:rPr>
          <w:lang w:val="en-US"/>
        </w:rPr>
        <w:t xml:space="preserve">. Human perception has been found to be more sensitive to proportional changes of stimuli rather than absolute ones (cf. </w:t>
      </w:r>
      <w:hyperlink w:anchor="ref-kromer03">
        <w:r>
          <w:rPr>
            <w:rStyle w:val="InternetLink"/>
            <w:color w:val="auto"/>
            <w:sz w:val="19"/>
            <w:lang w:val="en-US"/>
          </w:rPr>
          <w:t>Kromer 2003</w:t>
        </w:r>
      </w:hyperlink>
      <w:r>
        <w:rPr>
          <w:lang w:val="en-US"/>
        </w:rPr>
        <w:t>). This makes counts of inflected forms an inherently upper-bounded, compositional phenomenon. The possible values can range from 0 to 1. Therefore, the distribution chosen to be fitted was a zero-one-inflated beta distribution (</w:t>
      </w:r>
      <w:hyperlink w:anchor="ref-ospina+ferrari12">
        <w:r>
          <w:rPr>
            <w:rStyle w:val="InternetLink"/>
            <w:color w:val="auto"/>
            <w:sz w:val="19"/>
            <w:lang w:val="en-US"/>
          </w:rPr>
          <w:t>Ospina &amp; Ferrari 2012</w:t>
        </w:r>
      </w:hyperlink>
      <w:r>
        <w:rPr>
          <w:lang w:val="en-US"/>
        </w:rPr>
        <w:t xml:space="preserve">; </w:t>
      </w:r>
      <w:hyperlink w:anchor="ref-rigby19">
        <w:r>
          <w:rPr>
            <w:rStyle w:val="InternetLink"/>
            <w:color w:val="auto"/>
            <w:sz w:val="19"/>
            <w:lang w:val="en-US"/>
          </w:rPr>
          <w:t>Rigby et al. 2019</w:t>
        </w:r>
      </w:hyperlink>
      <w:r>
        <w:rPr>
          <w:lang w:val="en-US"/>
        </w:rPr>
        <w:t>). Raw counts of -</w:t>
      </w:r>
      <w:r>
        <w:rPr>
          <w:i/>
          <w:iCs/>
          <w:lang w:val="en-US"/>
        </w:rPr>
        <w:t>s</w:t>
      </w:r>
      <w:r>
        <w:rPr>
          <w:lang w:val="en-US"/>
        </w:rPr>
        <w:t xml:space="preserve"> could not be successfully modeled directly using Poisson or negative (beta-)binomial regression, which led to highly problematic model properties, and a very poor model fit, or outright failure of the algorithm altogether.</w:t>
      </w:r>
    </w:p>
    <w:p>
      <w:pPr>
        <w:pStyle w:val="Paragraph"/>
        <w:rPr>
          <w:lang w:val="en-US"/>
        </w:rPr>
      </w:pPr>
      <w:r>
        <w:rPr>
          <w:lang w:val="en-US"/>
        </w:rPr>
        <w:t xml:space="preserve">Plain, relative or log frequencies did not improve the models, and exhibited inferior performance compared to all other metrics. In fact, model diagnostics became much worse in some cases. Possible reasons are the problematic distributional properties of word frequencies, and low frequency noise. Furthermore, frequency influences every of the remaining metrics, so it is in a sense heavily encoded there. Therefore, it was discarded in the final models presented here. </w:t>
      </w:r>
      <w:r>
        <w:rPr>
          <w:i/>
          <w:iCs/>
          <w:lang w:val="en-US"/>
        </w:rPr>
        <w:t>DP.norm</w:t>
      </w:r>
      <w:r>
        <w:rPr>
          <w:lang w:val="en-US"/>
        </w:rPr>
        <w:t xml:space="preserve"> behaved in a very similar way, which is not surprising since it correlates strongly with frequency. Furthermore, it also correlates moderately with the other measures, making it a kind of in-between measure. It was also removed from the final models.</w:t>
      </w:r>
    </w:p>
    <w:p>
      <w:pPr>
        <w:pStyle w:val="Paragraph"/>
        <w:rPr>
          <w:lang w:val="en-US"/>
        </w:rPr>
      </w:pPr>
      <w:r>
        <w:rPr>
          <w:lang w:val="en-US"/>
        </w:rPr>
        <w:t xml:space="preserve">The above-mentioned measures, </w:t>
      </w:r>
      <w:r>
        <w:rPr>
          <w:i/>
          <w:iCs/>
          <w:lang w:val="en-US"/>
        </w:rPr>
        <w:t>DWG</w:t>
      </w:r>
      <w:r>
        <w:rPr>
          <w:lang w:val="en-US"/>
        </w:rPr>
        <w:t xml:space="preserve">, </w:t>
      </w:r>
      <w:r>
        <w:rPr>
          <w:i/>
          <w:iCs/>
          <w:lang w:val="en-US"/>
        </w:rPr>
        <w:t>DP.norm</w:t>
      </w:r>
      <w:r>
        <w:rPr>
          <w:lang w:val="en-US"/>
        </w:rPr>
        <w:t xml:space="preserve"> (</w:t>
      </w:r>
      <w:r>
        <w:rPr>
          <w:sz w:val="19"/>
          <w:szCs w:val="24"/>
          <w:lang w:val="en-US"/>
          <w14:numSpacing w14:val="proportional"/>
        </w:rPr>
        <w:t xml:space="preserve">Section </w:t>
      </w:r>
      <w:hyperlink w:anchor="disp">
        <w:r>
          <w:rPr>
            <w:rStyle w:val="InternetLink"/>
            <w:color w:val="auto"/>
            <w:sz w:val="19"/>
            <w:lang w:val="en-US"/>
          </w:rPr>
          <w:t>3.1</w:t>
        </w:r>
      </w:hyperlink>
      <w:r>
        <w:rPr>
          <w:lang w:val="en-US"/>
        </w:rPr>
        <w:t xml:space="preserve">), </w:t>
      </w:r>
      <w:r>
        <w:rPr>
          <w:i/>
          <w:iCs/>
          <w:lang w:val="en-US"/>
        </w:rPr>
        <w:t>alpha</w:t>
      </w:r>
      <w:r>
        <w:rPr>
          <w:vertAlign w:val="subscript"/>
          <w:lang w:val="en-US"/>
        </w:rPr>
        <w:t>1</w:t>
      </w:r>
      <w:r>
        <w:rPr>
          <w:lang w:val="en-US"/>
        </w:rPr>
        <w:t xml:space="preserve"> for both left and right neighbors (</w:t>
      </w:r>
      <w:r>
        <w:rPr>
          <w:sz w:val="19"/>
          <w:szCs w:val="24"/>
          <w:lang w:val="en-US"/>
          <w14:numSpacing w14:val="proportional"/>
        </w:rPr>
        <w:t xml:space="preserve">Section </w:t>
      </w:r>
      <w:hyperlink w:anchor="hapax">
        <w:r>
          <w:rPr>
            <w:rStyle w:val="InternetLink"/>
            <w:color w:val="auto"/>
            <w:sz w:val="19"/>
            <w:lang w:val="en-US"/>
          </w:rPr>
          <w:t>3.2</w:t>
        </w:r>
      </w:hyperlink>
      <w:r>
        <w:rPr>
          <w:lang w:val="en-US"/>
        </w:rPr>
        <w:t>), and the conversion ratio introduced in (</w:t>
      </w:r>
      <w:r>
        <w:rPr>
          <w:sz w:val="19"/>
          <w:szCs w:val="24"/>
          <w:lang w:val="en-US"/>
          <w14:numSpacing w14:val="proportional"/>
        </w:rPr>
        <w:t xml:space="preserve">Section </w:t>
      </w:r>
      <w:hyperlink w:anchor="conv_measure">
        <w:r>
          <w:rPr>
            <w:rStyle w:val="InternetLink"/>
            <w:color w:val="auto"/>
            <w:sz w:val="19"/>
            <w:lang w:val="en-US"/>
          </w:rPr>
          <w:t>2.3</w:t>
        </w:r>
      </w:hyperlink>
      <w:r>
        <w:rPr>
          <w:lang w:val="en-US"/>
        </w:rPr>
        <w:t>) where finally picked as predictors. The first regression model attempts to describe verbal uses of -</w:t>
      </w:r>
      <w:r>
        <w:rPr>
          <w:i/>
          <w:iCs/>
          <w:lang w:val="en-US"/>
        </w:rPr>
        <w:t>s</w:t>
      </w:r>
      <w:r>
        <w:rPr>
          <w:lang w:val="en-US"/>
        </w:rPr>
        <w:t xml:space="preserve"> based on parts-of-speech tagging (POS) tagging. The second and third model repeat the same procedure for</w:t>
      </w:r>
      <w:del w:id="82" w:author="Unknown Author" w:date="2021-09-06T11:15:14Z">
        <w:r>
          <w:rPr>
            <w:lang w:val="en-US"/>
          </w:rPr>
          <w:delText xml:space="preserve"> </w:delText>
        </w:r>
      </w:del>
      <w:del w:id="83" w:author="Unknown Author" w:date="2021-09-06T11:15:14Z">
        <w:commentRangeStart w:id="8"/>
        <w:r>
          <w:rPr>
            <w:lang w:val="en-US"/>
          </w:rPr>
          <w:delText>nominal -</w:delText>
        </w:r>
      </w:del>
      <w:del w:id="84" w:author="Unknown Author" w:date="2021-09-06T11:15:14Z">
        <w:r>
          <w:rPr>
            <w:i/>
            <w:iCs/>
            <w:lang w:val="en-US"/>
          </w:rPr>
          <w:delText>s</w:delText>
        </w:r>
      </w:del>
      <w:del w:id="85" w:author="Unknown Author" w:date="2021-09-06T11:15:14Z">
        <w:r>
          <w:rPr>
            <w:lang w:val="en-US"/>
          </w:rPr>
          <w:delText xml:space="preserve"> and </w:delText>
        </w:r>
      </w:del>
      <w:r>
        <w:rPr>
          <w:lang w:val="en-US"/>
        </w:rPr>
        <w:t>-</w:t>
      </w:r>
      <w:r>
        <w:rPr>
          <w:i/>
          <w:iCs/>
          <w:lang w:val="en-US"/>
        </w:rPr>
        <w:t>ed</w:t>
      </w:r>
      <w:r>
        <w:rPr>
          <w:i/>
          <w:iCs/>
          <w:lang w:val="en-US"/>
        </w:rPr>
      </w:r>
      <w:commentRangeEnd w:id="8"/>
      <w:r>
        <w:commentReference w:id="8"/>
      </w:r>
      <w:r>
        <w:rPr>
          <w:lang w:val="en-US"/>
        </w:rPr>
        <w:t>, both as past tense and past participle</w:t>
      </w:r>
      <w:ins w:id="86" w:author="Unknown Author" w:date="2021-09-06T11:15:17Z">
        <w:r>
          <w:rPr>
            <w:lang w:val="en-US"/>
          </w:rPr>
          <w:t>, and nominal -</w:t>
        </w:r>
      </w:ins>
      <w:ins w:id="87" w:author="Unknown Author" w:date="2021-09-06T11:15:17Z">
        <w:r>
          <w:rPr>
            <w:i/>
            <w:iCs/>
            <w:lang w:val="en-US"/>
          </w:rPr>
          <w:t>s</w:t>
        </w:r>
      </w:ins>
      <w:r>
        <w:rPr>
          <w:lang w:val="en-US"/>
        </w:rPr>
        <w:t>.</w:t>
      </w:r>
    </w:p>
    <w:p>
      <w:pPr>
        <w:pStyle w:val="Head2"/>
        <w:numPr>
          <w:ilvl w:val="1"/>
          <w:numId w:val="13"/>
        </w:numPr>
        <w:rPr/>
      </w:pPr>
      <w:bookmarkStart w:id="24" w:name="__RefHeading___Toc12528_576252695"/>
      <w:bookmarkEnd w:id="24"/>
      <w:r>
        <w:rPr/>
        <w:t>Data</w:t>
      </w:r>
      <w:bookmarkStart w:id="25" w:name="data"/>
      <w:bookmarkEnd w:id="25"/>
    </w:p>
    <w:p>
      <w:pPr>
        <w:pStyle w:val="Paraignoreindent"/>
        <w:rPr>
          <w:lang w:val="en-US"/>
        </w:rPr>
      </w:pPr>
      <w:r>
        <w:rPr>
          <w:lang w:val="en-US"/>
        </w:rPr>
        <w:t xml:space="preserve">The data used to train the models was taken from the </w:t>
      </w:r>
      <w:r>
        <w:rPr>
          <w:sz w:val="19"/>
          <w:szCs w:val="24"/>
          <w:lang w:val="en-US"/>
        </w:rPr>
        <w:t xml:space="preserve"> </w:t>
      </w:r>
      <w:r>
        <w:rPr>
          <w:lang w:val="en-US"/>
        </w:rPr>
        <w:t>BNC (</w:t>
      </w:r>
      <w:hyperlink w:anchor="ref-bnc">
        <w:r>
          <w:rPr>
            <w:rStyle w:val="InternetLink"/>
            <w:color w:val="auto"/>
            <w:sz w:val="19"/>
            <w:lang w:val="en-US"/>
          </w:rPr>
          <w:t>The British National Corpus 2007</w:t>
        </w:r>
      </w:hyperlink>
      <w:r>
        <w:rPr>
          <w:lang w:val="en-US"/>
        </w:rPr>
        <w:t xml:space="preserve">). The basic unit of analysis is lemmatized tokens, in combination with the CLAWS POS tags. It has to be noted that conversion is not necessarily restricted to single word units, but also possible for multi-word units or entire phrases, in the same way that such units can be lexicalized and stored as a whole. To keep the complexity of this study at a manageable level, only lexemes represented by individual words are considered. All metrics were calculated on all occurrences of a lemma rather than the tuples of lemma and POS tag as it is typically done. </w:t>
      </w:r>
      <w:r>
        <w:rPr>
          <w:sz w:val="19"/>
          <w:szCs w:val="24"/>
          <w:lang w:val="en-US"/>
        </w:rPr>
        <w:t>In this way</w:t>
      </w:r>
      <w:r>
        <w:rPr>
          <w:lang w:val="en-US"/>
        </w:rPr>
        <w:t>, it is possible to capture a wider range of statistics per item, while also minimizing any a priori categorization of items, acknowledging the fact that lexical items in English are rather flexible. The default assumption is that sameness in form has a strong potential for lexical association between different uses. Of course, this assumption is considerably weakened in the case of homographs. A reliable method to annotate homographs, therefore, would be desirable.</w:t>
      </w:r>
    </w:p>
    <w:p>
      <w:pPr>
        <w:pStyle w:val="Paragraph"/>
        <w:rPr>
          <w:lang w:val="en-US"/>
        </w:rPr>
      </w:pPr>
      <w:r>
        <w:rPr>
          <w:lang w:val="en-US"/>
        </w:rPr>
        <w:t>Deverbal adjectives were filtered out based on POS tagging. Since the measures used as dependent and independent variables are all inherently ratio based, they are undefined at 0 occurrences of their significant category. Therefore, the dataset had to be split into two separate training sets, each with lemmas that occurred at least once as a verb (for the verbal -s and -ed models), or once as a noun (for the nominal -s models). This explains the difference in sample sizes (cf. </w:t>
      </w:r>
      <w:hyperlink w:anchor="summaries">
        <w:r>
          <w:rPr>
            <w:rStyle w:val="InternetLink"/>
            <w:color w:val="auto"/>
            <w:sz w:val="19"/>
            <w:lang w:val="en-US"/>
          </w:rPr>
          <w:t>7.1</w:t>
        </w:r>
      </w:hyperlink>
      <w:r>
        <w:rPr>
          <w:lang w:val="en-US"/>
        </w:rPr>
        <w:t>). A heuristic cut-off point of 50 occurrences was chosen since all metrics are increasingly subject to quantization effects and become rather unstable in lower frequency bands. Finally, proper names were commonly mistagged as verbs in the datasets, causing heavy tails in the residuals, and were therefore excluded from the final analysis.</w:t>
      </w:r>
    </w:p>
    <w:p>
      <w:pPr>
        <w:pStyle w:val="Head2"/>
        <w:numPr>
          <w:ilvl w:val="1"/>
          <w:numId w:val="13"/>
        </w:numPr>
        <w:rPr/>
      </w:pPr>
      <w:bookmarkStart w:id="26" w:name="__RefHeading___Toc12530_576252695"/>
      <w:bookmarkEnd w:id="26"/>
      <w:r>
        <w:rPr/>
        <w:t>Model fit</w:t>
      </w:r>
      <w:bookmarkStart w:id="27" w:name="model-fit"/>
      <w:bookmarkEnd w:id="27"/>
    </w:p>
    <w:p>
      <w:pPr>
        <w:pStyle w:val="Paraignoreindent"/>
        <w:rPr>
          <w:lang w:val="en-US"/>
        </w:rPr>
      </w:pPr>
      <w:r>
        <w:rPr>
          <w:lang w:val="en-US"/>
        </w:rPr>
        <w:t xml:space="preserve">Table </w:t>
      </w:r>
      <w:hyperlink w:anchor="fit">
        <w:r>
          <w:rPr>
            <w:rStyle w:val="InternetLink"/>
            <w:color w:val="auto"/>
            <w:sz w:val="19"/>
            <w:lang w:val="en-US"/>
          </w:rPr>
          <w:t>1</w:t>
        </w:r>
      </w:hyperlink>
      <w:r>
        <w:rPr>
          <w:lang w:val="en-US"/>
        </w:rPr>
        <w:t xml:space="preserve"> shows the statistics for the residual distribution Means and variances are very close to the desired values. The model for verbal -s also shows a heavy right tail, which is caused by a high amount of extreme values. Arguably, this is not unusual for language data, and might be related to the sample size. All models show some degree of skew. An inherent property of the dataset is a potential for multi-modality since the basic unit of analysis is lemmas. Clustering techniques or fitting model mixes might be strategies for improvement, without making arbitrary assumptions on lexical classes and creating cut-off points, e.g. for dominantly nominal vs. dominantly verbal lexemes.</w:t>
      </w:r>
    </w:p>
    <w:p>
      <w:pPr>
        <w:pStyle w:val="Paragraph"/>
        <w:rPr>
          <w:lang w:val="en-US"/>
        </w:rPr>
      </w:pPr>
      <w:r>
        <w:rPr>
          <w:lang w:val="en-US"/>
        </w:rPr>
      </w:r>
    </w:p>
    <w:p>
      <w:pPr>
        <w:pStyle w:val="Captionfigure"/>
        <w:rPr>
          <w:lang w:val="en-US"/>
        </w:rPr>
      </w:pPr>
      <w:bookmarkStart w:id="28" w:name="table1"/>
      <w:r>
        <w:rPr>
          <w:b/>
          <w:bCs/>
          <w:lang w:val="en-US"/>
        </w:rPr>
        <w:t>Table </w:t>
      </w:r>
      <w:r>
        <w:rPr>
          <w:b/>
          <w:bCs/>
        </w:rPr>
        <w:fldChar w:fldCharType="begin"/>
      </w:r>
      <w:r>
        <w:rPr>
          <w:b/>
          <w:bCs/>
        </w:rPr>
        <w:instrText> SEQ Table \* ARABIC </w:instrText>
      </w:r>
      <w:r>
        <w:rPr>
          <w:b/>
          <w:bCs/>
        </w:rPr>
        <w:fldChar w:fldCharType="separate"/>
      </w:r>
      <w:r>
        <w:rPr>
          <w:b/>
          <w:bCs/>
        </w:rPr>
        <w:t>1</w:t>
      </w:r>
      <w:r>
        <w:rPr>
          <w:b/>
          <w:bCs/>
        </w:rPr>
        <w:fldChar w:fldCharType="end"/>
      </w:r>
      <w:r>
        <w:rPr>
          <w:b/>
          <w:bCs/>
          <w:lang w:val="en-US"/>
        </w:rPr>
        <w:t>:</w:t>
      </w:r>
      <w:bookmarkEnd w:id="28"/>
      <w:r>
        <w:rPr>
          <w:lang w:val="en-US"/>
        </w:rPr>
        <w:t xml:space="preserve"> </w:t>
      </w:r>
      <w:bookmarkStart w:id="29" w:name="fit"/>
      <w:bookmarkEnd w:id="29"/>
      <w:r>
        <w:rPr>
          <w:lang w:val="en-US"/>
        </w:rPr>
        <w:t>Statistics for residuals and fit of the three GAMLSS models</w:t>
      </w:r>
    </w:p>
    <w:tbl>
      <w:tblPr>
        <w:tblStyle w:val="tablelayout3"/>
        <w:tblW w:w="9080" w:type="dxa"/>
        <w:jc w:val="left"/>
        <w:tblInd w:w="0" w:type="dxa"/>
        <w:tblLayout w:type="fixed"/>
        <w:tblCellMar>
          <w:top w:w="79" w:type="dxa"/>
          <w:left w:w="0" w:type="dxa"/>
          <w:bottom w:w="79" w:type="dxa"/>
          <w:right w:w="102" w:type="dxa"/>
        </w:tblCellMar>
        <w:tblLook w:val="04a0" w:noHBand="0" w:noVBand="1" w:firstColumn="1" w:lastRow="0" w:lastColumn="0" w:firstRow="1"/>
      </w:tblPr>
      <w:tblGrid>
        <w:gridCol w:w="4019"/>
        <w:gridCol w:w="1826"/>
        <w:gridCol w:w="1748"/>
        <w:gridCol w:w="1486"/>
      </w:tblGrid>
      <w:tr>
        <w:trPr>
          <w:tblHeader w:val="true"/>
          <w:cnfStyle w:val="100000000000" w:firstRow="1" w:lastRow="0" w:firstColumn="0" w:lastColumn="0" w:oddVBand="0" w:evenVBand="0" w:oddHBand="0" w:evenHBand="0" w:firstRowFirstColumn="0" w:firstRowLastColumn="0" w:lastRowFirstColumn="0" w:lastRowLastColumn="0"/>
        </w:trPr>
        <w:tc>
          <w:tcPr>
            <w:tcW w:w="4019" w:type="dxa"/>
            <w:tcBorders/>
          </w:tcPr>
          <w:p>
            <w:pPr>
              <w:pStyle w:val="Normal"/>
              <w:widowControl w:val="false"/>
              <w:suppressAutoHyphens w:val="false"/>
              <w:spacing w:lineRule="exact" w:line="220" w:before="0" w:after="0"/>
              <w:jc w:val="left"/>
              <w:rPr>
                <w:rFonts w:ascii="Cambria" w:hAnsi="Cambria" w:eastAsia="Cambria" w:cs="Arial"/>
                <w:b/>
                <w:b/>
                <w:sz w:val="16"/>
                <w:lang w:eastAsia="de-DE"/>
                <w14:numSpacing w14:val="tabular"/>
              </w:rPr>
            </w:pPr>
            <w:r>
              <w:rPr>
                <w:rFonts w:eastAsia="Cambria" w:cs="Arial" w:ascii="Arial" w:hAnsi="Arial"/>
                <w:b/>
                <w:i w:val="false"/>
                <w:kern w:val="0"/>
                <w:sz w:val="16"/>
                <w:lang w:eastAsia="de-DE" w:bidi="ar-SA"/>
                <w14:numSpacing w14:val="tabular"/>
              </w:rPr>
              <w:t>Metric</w:t>
            </w:r>
          </w:p>
        </w:tc>
        <w:tc>
          <w:tcPr>
            <w:tcW w:w="1826" w:type="dxa"/>
            <w:tcBorders/>
          </w:tcPr>
          <w:p>
            <w:pPr>
              <w:pStyle w:val="Normal"/>
              <w:widowControl w:val="false"/>
              <w:suppressAutoHyphens w:val="false"/>
              <w:spacing w:lineRule="exact" w:line="220" w:before="0" w:after="0"/>
              <w:jc w:val="left"/>
              <w:rPr>
                <w:rFonts w:ascii="Cambria" w:hAnsi="Cambria" w:eastAsia="Cambria" w:cs="Arial"/>
                <w:b/>
                <w:b/>
                <w:sz w:val="16"/>
                <w:lang w:eastAsia="de-DE"/>
                <w14:numSpacing w14:val="tabular"/>
              </w:rPr>
            </w:pPr>
            <w:r>
              <w:rPr>
                <w:rFonts w:eastAsia="Cambria" w:cs="Arial" w:ascii="Arial" w:hAnsi="Arial"/>
                <w:b/>
                <w:i w:val="false"/>
                <w:kern w:val="0"/>
                <w:sz w:val="16"/>
                <w:lang w:eastAsia="de-DE" w:bidi="ar-SA"/>
                <w14:numSpacing w14:val="tabular"/>
              </w:rPr>
              <w:t>verbal -s</w:t>
            </w:r>
          </w:p>
        </w:tc>
        <w:tc>
          <w:tcPr>
            <w:tcW w:w="1748" w:type="dxa"/>
            <w:tcBorders/>
          </w:tcPr>
          <w:p>
            <w:pPr>
              <w:pStyle w:val="Normal"/>
              <w:widowControl w:val="false"/>
              <w:suppressAutoHyphens w:val="false"/>
              <w:spacing w:lineRule="exact" w:line="220" w:before="0" w:after="0"/>
              <w:jc w:val="left"/>
              <w:rPr>
                <w:rFonts w:ascii="Cambria" w:hAnsi="Cambria" w:eastAsia="Cambria" w:cs="Arial"/>
                <w:b/>
                <w:b/>
                <w:sz w:val="16"/>
                <w:lang w:eastAsia="de-DE"/>
                <w14:numSpacing w14:val="tabular"/>
              </w:rPr>
            </w:pPr>
            <w:r>
              <w:rPr>
                <w:rFonts w:eastAsia="Cambria" w:cs="Arial" w:ascii="Arial" w:hAnsi="Arial"/>
                <w:b/>
                <w:i w:val="false"/>
                <w:kern w:val="0"/>
                <w:sz w:val="16"/>
                <w:lang w:eastAsia="de-DE" w:bidi="ar-SA"/>
                <w14:numSpacing w14:val="tabular"/>
              </w:rPr>
              <w:t>nominal -s</w:t>
            </w:r>
          </w:p>
        </w:tc>
        <w:tc>
          <w:tcPr>
            <w:tcW w:w="1486" w:type="dxa"/>
            <w:tcBorders/>
            <w:tcMar>
              <w:right w:w="0" w:type="dxa"/>
            </w:tcMar>
          </w:tcPr>
          <w:p>
            <w:pPr>
              <w:pStyle w:val="Normal"/>
              <w:widowControl w:val="false"/>
              <w:suppressAutoHyphens w:val="false"/>
              <w:spacing w:lineRule="exact" w:line="220" w:before="0" w:after="0"/>
              <w:jc w:val="left"/>
              <w:rPr>
                <w:rFonts w:ascii="Cambria" w:hAnsi="Cambria" w:eastAsia="Cambria" w:cs="Arial"/>
                <w:b/>
                <w:b/>
                <w:sz w:val="16"/>
                <w:lang w:eastAsia="de-DE"/>
                <w14:numSpacing w14:val="tabular"/>
              </w:rPr>
            </w:pPr>
            <w:r>
              <w:rPr>
                <w:rFonts w:eastAsia="Cambria" w:cs="Arial" w:ascii="Arial" w:hAnsi="Arial"/>
                <w:b/>
                <w:i w:val="false"/>
                <w:kern w:val="0"/>
                <w:sz w:val="16"/>
                <w:lang w:eastAsia="de-DE" w:bidi="ar-SA"/>
                <w14:numSpacing w14:val="tabular"/>
              </w:rPr>
              <w:t>-ed</w:t>
            </w:r>
          </w:p>
        </w:tc>
      </w:tr>
      <w:tr>
        <w:trPr/>
        <w:tc>
          <w:tcPr>
            <w:tcW w:w="4019" w:type="dxa"/>
            <w:tcBorders>
              <w:top w:val="nil"/>
              <w:bottom w:val="nil"/>
            </w:tcBorders>
            <w:tcMar>
              <w:bottom w:w="28" w:type="dxa"/>
            </w:tcMar>
          </w:tcPr>
          <w:p>
            <w:pPr>
              <w:pStyle w:val="Normal"/>
              <w:widowControl w:val="false"/>
              <w:suppressAutoHyphens w:val="false"/>
              <w:spacing w:lineRule="exact" w:line="220" w:before="0" w:after="0"/>
              <w:jc w:val="left"/>
              <w:rPr>
                <w:rFonts w:ascii="Cambria" w:hAnsi="Cambria" w:eastAsia="Cambria" w:cs="Arial"/>
                <w:sz w:val="16"/>
                <w:lang w:eastAsia="de-DE"/>
                <w14:numSpacing w14:val="tabular"/>
              </w:rPr>
            </w:pPr>
            <w:r>
              <w:rPr>
                <w:rFonts w:eastAsia="Cambria" w:cs="Arial" w:ascii="Arial" w:hAnsi="Arial"/>
                <w:kern w:val="0"/>
                <w:sz w:val="16"/>
                <w:lang w:eastAsia="de-DE" w:bidi="ar-SA"/>
                <w14:numSpacing w14:val="tabular"/>
              </w:rPr>
              <w:t>mean</w:t>
            </w:r>
          </w:p>
        </w:tc>
        <w:tc>
          <w:tcPr>
            <w:tcW w:w="1826" w:type="dxa"/>
            <w:tcBorders>
              <w:top w:val="nil"/>
              <w:bottom w:val="nil"/>
            </w:tcBorders>
            <w:tcMar>
              <w:bottom w:w="28" w:type="dxa"/>
            </w:tcMar>
          </w:tcPr>
          <w:p>
            <w:pPr>
              <w:pStyle w:val="Normal"/>
              <w:widowControl w:val="false"/>
              <w:suppressAutoHyphens w:val="false"/>
              <w:spacing w:lineRule="exact" w:line="220" w:before="0" w:after="0"/>
              <w:jc w:val="left"/>
              <w:rPr>
                <w:rFonts w:ascii="Cambria" w:hAnsi="Cambria" w:eastAsia="Cambria" w:cs="Arial"/>
                <w:sz w:val="16"/>
                <w:lang w:eastAsia="de-DE"/>
                <w14:numSpacing w14:val="tabular"/>
              </w:rPr>
            </w:pPr>
            <w:r>
              <w:rPr>
                <w:rFonts w:eastAsia="Cambria" w:cs="Arial" w:ascii="Arial" w:hAnsi="Arial"/>
                <w:kern w:val="0"/>
                <w:sz w:val="16"/>
                <w:lang w:eastAsia="de-DE" w:bidi="ar-SA"/>
                <w14:numSpacing w14:val="tabular"/>
              </w:rPr>
              <w:t>-0.0382</w:t>
            </w:r>
          </w:p>
        </w:tc>
        <w:tc>
          <w:tcPr>
            <w:tcW w:w="1748" w:type="dxa"/>
            <w:tcBorders>
              <w:top w:val="nil"/>
              <w:bottom w:val="nil"/>
            </w:tcBorders>
            <w:tcMar>
              <w:bottom w:w="28" w:type="dxa"/>
            </w:tcMar>
          </w:tcPr>
          <w:p>
            <w:pPr>
              <w:pStyle w:val="Normal"/>
              <w:widowControl w:val="false"/>
              <w:suppressAutoHyphens w:val="false"/>
              <w:spacing w:lineRule="exact" w:line="220" w:before="0" w:after="0"/>
              <w:jc w:val="left"/>
              <w:rPr>
                <w:rFonts w:ascii="Cambria" w:hAnsi="Cambria" w:eastAsia="Cambria" w:cs="Arial"/>
                <w:sz w:val="16"/>
                <w:lang w:eastAsia="de-DE"/>
                <w14:numSpacing w14:val="tabular"/>
              </w:rPr>
            </w:pPr>
            <w:r>
              <w:rPr>
                <w:rFonts w:eastAsia="Cambria" w:cs="Arial" w:ascii="Arial" w:hAnsi="Arial"/>
                <w:kern w:val="0"/>
                <w:sz w:val="16"/>
                <w:lang w:eastAsia="de-DE" w:bidi="ar-SA"/>
                <w14:numSpacing w14:val="tabular"/>
              </w:rPr>
              <w:t>-0.0361</w:t>
            </w:r>
          </w:p>
        </w:tc>
        <w:tc>
          <w:tcPr>
            <w:tcW w:w="1486" w:type="dxa"/>
            <w:tcBorders>
              <w:top w:val="nil"/>
              <w:bottom w:val="nil"/>
            </w:tcBorders>
            <w:tcMar>
              <w:bottom w:w="28" w:type="dxa"/>
              <w:right w:w="0" w:type="dxa"/>
            </w:tcMar>
          </w:tcPr>
          <w:p>
            <w:pPr>
              <w:pStyle w:val="Normal"/>
              <w:widowControl w:val="false"/>
              <w:suppressAutoHyphens w:val="false"/>
              <w:spacing w:lineRule="exact" w:line="220" w:before="0" w:after="0"/>
              <w:jc w:val="left"/>
              <w:rPr>
                <w:rFonts w:ascii="Cambria" w:hAnsi="Cambria" w:eastAsia="Cambria" w:cs="Arial"/>
                <w:sz w:val="16"/>
                <w:lang w:eastAsia="de-DE"/>
                <w14:numSpacing w14:val="tabular"/>
              </w:rPr>
            </w:pPr>
            <w:r>
              <w:rPr>
                <w:rFonts w:eastAsia="Cambria" w:cs="Arial" w:ascii="Arial" w:hAnsi="Arial"/>
                <w:kern w:val="0"/>
                <w:sz w:val="16"/>
                <w:lang w:eastAsia="de-DE" w:bidi="ar-SA"/>
                <w14:numSpacing w14:val="tabular"/>
              </w:rPr>
              <w:t>0.0261</w:t>
            </w:r>
          </w:p>
        </w:tc>
      </w:tr>
      <w:tr>
        <w:trPr/>
        <w:tc>
          <w:tcPr>
            <w:tcW w:w="4019" w:type="dxa"/>
            <w:tcBorders>
              <w:top w:val="nil"/>
              <w:bottom w:val="nil"/>
            </w:tcBorders>
            <w:tcMar>
              <w:top w:w="28" w:type="dxa"/>
              <w:bottom w:w="28" w:type="dxa"/>
            </w:tcMar>
          </w:tcPr>
          <w:p>
            <w:pPr>
              <w:pStyle w:val="Normal"/>
              <w:widowControl w:val="false"/>
              <w:suppressAutoHyphens w:val="false"/>
              <w:spacing w:lineRule="exact" w:line="220" w:before="0" w:after="0"/>
              <w:jc w:val="left"/>
              <w:rPr>
                <w:rFonts w:ascii="Cambria" w:hAnsi="Cambria" w:eastAsia="Cambria" w:cs="Arial"/>
                <w:sz w:val="16"/>
                <w:lang w:eastAsia="de-DE"/>
                <w14:numSpacing w14:val="tabular"/>
              </w:rPr>
            </w:pPr>
            <w:r>
              <w:rPr>
                <w:rFonts w:eastAsia="Cambria" w:cs="Arial" w:ascii="Arial" w:hAnsi="Arial"/>
                <w:kern w:val="0"/>
                <w:sz w:val="16"/>
                <w:lang w:eastAsia="de-DE" w:bidi="ar-SA"/>
                <w14:numSpacing w14:val="tabular"/>
              </w:rPr>
              <w:t>variance</w:t>
            </w:r>
          </w:p>
        </w:tc>
        <w:tc>
          <w:tcPr>
            <w:tcW w:w="1826" w:type="dxa"/>
            <w:tcBorders>
              <w:top w:val="nil"/>
              <w:bottom w:val="nil"/>
            </w:tcBorders>
            <w:tcMar>
              <w:top w:w="28" w:type="dxa"/>
              <w:bottom w:w="28" w:type="dxa"/>
            </w:tcMar>
          </w:tcPr>
          <w:p>
            <w:pPr>
              <w:pStyle w:val="Normal"/>
              <w:widowControl w:val="false"/>
              <w:suppressAutoHyphens w:val="false"/>
              <w:spacing w:lineRule="exact" w:line="220" w:before="0" w:after="0"/>
              <w:jc w:val="left"/>
              <w:rPr>
                <w:rFonts w:ascii="Cambria" w:hAnsi="Cambria" w:eastAsia="Cambria" w:cs="Arial"/>
                <w:sz w:val="16"/>
                <w:lang w:eastAsia="de-DE"/>
                <w14:numSpacing w14:val="tabular"/>
              </w:rPr>
            </w:pPr>
            <w:r>
              <w:rPr>
                <w:rFonts w:eastAsia="Cambria" w:cs="Arial" w:ascii="Arial" w:hAnsi="Arial"/>
                <w:kern w:val="0"/>
                <w:sz w:val="16"/>
                <w:lang w:eastAsia="de-DE" w:bidi="ar-SA"/>
                <w14:numSpacing w14:val="tabular"/>
              </w:rPr>
              <w:t>0.9816</w:t>
            </w:r>
          </w:p>
        </w:tc>
        <w:tc>
          <w:tcPr>
            <w:tcW w:w="1748" w:type="dxa"/>
            <w:tcBorders>
              <w:top w:val="nil"/>
              <w:bottom w:val="nil"/>
            </w:tcBorders>
            <w:tcMar>
              <w:top w:w="28" w:type="dxa"/>
              <w:bottom w:w="28" w:type="dxa"/>
            </w:tcMar>
          </w:tcPr>
          <w:p>
            <w:pPr>
              <w:pStyle w:val="Normal"/>
              <w:widowControl w:val="false"/>
              <w:suppressAutoHyphens w:val="false"/>
              <w:spacing w:lineRule="exact" w:line="220" w:before="0" w:after="0"/>
              <w:jc w:val="left"/>
              <w:rPr>
                <w:rFonts w:ascii="Cambria" w:hAnsi="Cambria" w:eastAsia="Cambria" w:cs="Arial"/>
                <w:sz w:val="16"/>
                <w:lang w:eastAsia="de-DE"/>
                <w14:numSpacing w14:val="tabular"/>
              </w:rPr>
            </w:pPr>
            <w:r>
              <w:rPr>
                <w:rFonts w:eastAsia="Cambria" w:cs="Arial" w:ascii="Arial" w:hAnsi="Arial"/>
                <w:kern w:val="0"/>
                <w:sz w:val="16"/>
                <w:lang w:eastAsia="de-DE" w:bidi="ar-SA"/>
                <w14:numSpacing w14:val="tabular"/>
              </w:rPr>
              <w:t>0.9227</w:t>
            </w:r>
          </w:p>
        </w:tc>
        <w:tc>
          <w:tcPr>
            <w:tcW w:w="1486" w:type="dxa"/>
            <w:tcBorders>
              <w:top w:val="nil"/>
              <w:bottom w:val="nil"/>
            </w:tcBorders>
            <w:tcMar>
              <w:top w:w="28" w:type="dxa"/>
              <w:bottom w:w="28" w:type="dxa"/>
              <w:right w:w="0" w:type="dxa"/>
            </w:tcMar>
          </w:tcPr>
          <w:p>
            <w:pPr>
              <w:pStyle w:val="Normal"/>
              <w:widowControl w:val="false"/>
              <w:suppressAutoHyphens w:val="false"/>
              <w:spacing w:lineRule="exact" w:line="220" w:before="0" w:after="0"/>
              <w:jc w:val="left"/>
              <w:rPr>
                <w:rFonts w:ascii="Cambria" w:hAnsi="Cambria" w:eastAsia="Cambria" w:cs="Arial"/>
                <w:sz w:val="16"/>
                <w:lang w:eastAsia="de-DE"/>
                <w14:numSpacing w14:val="tabular"/>
              </w:rPr>
            </w:pPr>
            <w:r>
              <w:rPr>
                <w:rFonts w:eastAsia="Cambria" w:cs="Arial" w:ascii="Arial" w:hAnsi="Arial"/>
                <w:kern w:val="0"/>
                <w:sz w:val="16"/>
                <w:lang w:eastAsia="de-DE" w:bidi="ar-SA"/>
                <w14:numSpacing w14:val="tabular"/>
              </w:rPr>
              <w:t>0.9043</w:t>
            </w:r>
          </w:p>
        </w:tc>
      </w:tr>
      <w:tr>
        <w:trPr/>
        <w:tc>
          <w:tcPr>
            <w:tcW w:w="4019" w:type="dxa"/>
            <w:tcBorders>
              <w:top w:val="nil"/>
              <w:bottom w:val="nil"/>
            </w:tcBorders>
            <w:tcMar>
              <w:top w:w="28" w:type="dxa"/>
              <w:bottom w:w="28" w:type="dxa"/>
            </w:tcMar>
          </w:tcPr>
          <w:p>
            <w:pPr>
              <w:pStyle w:val="Normal"/>
              <w:widowControl w:val="false"/>
              <w:suppressAutoHyphens w:val="false"/>
              <w:spacing w:lineRule="exact" w:line="220" w:before="0" w:after="0"/>
              <w:jc w:val="left"/>
              <w:rPr>
                <w:rFonts w:ascii="Cambria" w:hAnsi="Cambria" w:eastAsia="Cambria" w:cs="Arial"/>
                <w:sz w:val="16"/>
                <w:lang w:eastAsia="de-DE"/>
                <w14:numSpacing w14:val="tabular"/>
              </w:rPr>
            </w:pPr>
            <w:r>
              <w:rPr>
                <w:rFonts w:eastAsia="Cambria" w:cs="Arial" w:ascii="Arial" w:hAnsi="Arial"/>
                <w:kern w:val="0"/>
                <w:sz w:val="16"/>
                <w:lang w:eastAsia="de-DE" w:bidi="ar-SA"/>
                <w14:numSpacing w14:val="tabular"/>
              </w:rPr>
              <w:t>coef. of skewness</w:t>
            </w:r>
          </w:p>
        </w:tc>
        <w:tc>
          <w:tcPr>
            <w:tcW w:w="1826" w:type="dxa"/>
            <w:tcBorders>
              <w:top w:val="nil"/>
              <w:bottom w:val="nil"/>
            </w:tcBorders>
            <w:tcMar>
              <w:top w:w="28" w:type="dxa"/>
              <w:bottom w:w="28" w:type="dxa"/>
            </w:tcMar>
          </w:tcPr>
          <w:p>
            <w:pPr>
              <w:pStyle w:val="Normal"/>
              <w:widowControl w:val="false"/>
              <w:suppressAutoHyphens w:val="false"/>
              <w:spacing w:lineRule="exact" w:line="220" w:before="0" w:after="0"/>
              <w:jc w:val="left"/>
              <w:rPr>
                <w:rFonts w:ascii="Cambria" w:hAnsi="Cambria" w:eastAsia="Cambria" w:cs="Arial"/>
                <w:sz w:val="16"/>
                <w:lang w:eastAsia="de-DE"/>
                <w14:numSpacing w14:val="tabular"/>
              </w:rPr>
            </w:pPr>
            <w:r>
              <w:rPr>
                <w:rFonts w:eastAsia="Cambria" w:cs="Arial" w:ascii="Arial" w:hAnsi="Arial"/>
                <w:kern w:val="0"/>
                <w:sz w:val="16"/>
                <w:lang w:eastAsia="de-DE" w:bidi="ar-SA"/>
                <w14:numSpacing w14:val="tabular"/>
              </w:rPr>
              <w:t>0.5567</w:t>
            </w:r>
          </w:p>
        </w:tc>
        <w:tc>
          <w:tcPr>
            <w:tcW w:w="1748" w:type="dxa"/>
            <w:tcBorders>
              <w:top w:val="nil"/>
              <w:bottom w:val="nil"/>
            </w:tcBorders>
            <w:tcMar>
              <w:top w:w="28" w:type="dxa"/>
              <w:bottom w:w="28" w:type="dxa"/>
            </w:tcMar>
          </w:tcPr>
          <w:p>
            <w:pPr>
              <w:pStyle w:val="Normal"/>
              <w:widowControl w:val="false"/>
              <w:suppressAutoHyphens w:val="false"/>
              <w:spacing w:lineRule="exact" w:line="220" w:before="0" w:after="0"/>
              <w:jc w:val="left"/>
              <w:rPr>
                <w:rFonts w:ascii="Cambria" w:hAnsi="Cambria" w:eastAsia="Cambria" w:cs="Arial"/>
                <w:sz w:val="16"/>
                <w:lang w:eastAsia="de-DE"/>
                <w14:numSpacing w14:val="tabular"/>
              </w:rPr>
            </w:pPr>
            <w:r>
              <w:rPr>
                <w:rFonts w:eastAsia="Cambria" w:cs="Arial" w:ascii="Arial" w:hAnsi="Arial"/>
                <w:kern w:val="0"/>
                <w:sz w:val="16"/>
                <w:lang w:eastAsia="de-DE" w:bidi="ar-SA"/>
                <w14:numSpacing w14:val="tabular"/>
              </w:rPr>
              <w:t>0.4772</w:t>
            </w:r>
          </w:p>
        </w:tc>
        <w:tc>
          <w:tcPr>
            <w:tcW w:w="1486" w:type="dxa"/>
            <w:tcBorders>
              <w:top w:val="nil"/>
              <w:bottom w:val="nil"/>
            </w:tcBorders>
            <w:tcMar>
              <w:top w:w="28" w:type="dxa"/>
              <w:bottom w:w="28" w:type="dxa"/>
              <w:right w:w="0" w:type="dxa"/>
            </w:tcMar>
          </w:tcPr>
          <w:p>
            <w:pPr>
              <w:pStyle w:val="Normal"/>
              <w:widowControl w:val="false"/>
              <w:suppressAutoHyphens w:val="false"/>
              <w:spacing w:lineRule="exact" w:line="220" w:before="0" w:after="0"/>
              <w:jc w:val="left"/>
              <w:rPr>
                <w:rFonts w:ascii="Cambria" w:hAnsi="Cambria" w:eastAsia="Cambria" w:cs="Arial"/>
                <w:sz w:val="16"/>
                <w:lang w:eastAsia="de-DE"/>
                <w14:numSpacing w14:val="tabular"/>
              </w:rPr>
            </w:pPr>
            <w:r>
              <w:rPr>
                <w:rFonts w:eastAsia="Cambria" w:cs="Arial" w:ascii="Arial" w:hAnsi="Arial"/>
                <w:kern w:val="0"/>
                <w:sz w:val="16"/>
                <w:lang w:eastAsia="de-DE" w:bidi="ar-SA"/>
                <w14:numSpacing w14:val="tabular"/>
              </w:rPr>
              <w:t>-0.2103</w:t>
            </w:r>
          </w:p>
        </w:tc>
      </w:tr>
      <w:tr>
        <w:trPr/>
        <w:tc>
          <w:tcPr>
            <w:tcW w:w="4019" w:type="dxa"/>
            <w:tcBorders>
              <w:top w:val="nil"/>
              <w:bottom w:val="nil"/>
            </w:tcBorders>
            <w:tcMar>
              <w:top w:w="28" w:type="dxa"/>
              <w:bottom w:w="28" w:type="dxa"/>
            </w:tcMar>
          </w:tcPr>
          <w:p>
            <w:pPr>
              <w:pStyle w:val="Normal"/>
              <w:widowControl w:val="false"/>
              <w:suppressAutoHyphens w:val="false"/>
              <w:spacing w:lineRule="exact" w:line="220" w:before="0" w:after="0"/>
              <w:jc w:val="left"/>
              <w:rPr>
                <w:rFonts w:ascii="Cambria" w:hAnsi="Cambria" w:eastAsia="Cambria" w:cs="Arial"/>
                <w:sz w:val="16"/>
                <w:lang w:eastAsia="de-DE"/>
                <w14:numSpacing w14:val="tabular"/>
              </w:rPr>
            </w:pPr>
            <w:r>
              <w:rPr>
                <w:rFonts w:eastAsia="Cambria" w:cs="Arial" w:ascii="Arial" w:hAnsi="Arial"/>
                <w:kern w:val="0"/>
                <w:sz w:val="16"/>
                <w:lang w:eastAsia="de-DE" w:bidi="ar-SA"/>
                <w14:numSpacing w14:val="tabular"/>
              </w:rPr>
              <w:t>coef. of kurtosis</w:t>
            </w:r>
          </w:p>
        </w:tc>
        <w:tc>
          <w:tcPr>
            <w:tcW w:w="1826" w:type="dxa"/>
            <w:tcBorders>
              <w:top w:val="nil"/>
              <w:bottom w:val="nil"/>
            </w:tcBorders>
            <w:tcMar>
              <w:top w:w="28" w:type="dxa"/>
              <w:bottom w:w="28" w:type="dxa"/>
            </w:tcMar>
          </w:tcPr>
          <w:p>
            <w:pPr>
              <w:pStyle w:val="Normal"/>
              <w:widowControl w:val="false"/>
              <w:suppressAutoHyphens w:val="false"/>
              <w:spacing w:lineRule="exact" w:line="220" w:before="0" w:after="0"/>
              <w:jc w:val="left"/>
              <w:rPr>
                <w:rFonts w:ascii="Cambria" w:hAnsi="Cambria" w:eastAsia="Cambria" w:cs="Arial"/>
                <w:sz w:val="16"/>
                <w:lang w:eastAsia="de-DE"/>
                <w14:numSpacing w14:val="tabular"/>
              </w:rPr>
            </w:pPr>
            <w:r>
              <w:rPr>
                <w:rFonts w:eastAsia="Cambria" w:cs="Arial" w:ascii="Arial" w:hAnsi="Arial"/>
                <w:kern w:val="0"/>
                <w:sz w:val="16"/>
                <w:lang w:eastAsia="de-DE" w:bidi="ar-SA"/>
                <w14:numSpacing w14:val="tabular"/>
              </w:rPr>
              <w:t>5.7153</w:t>
            </w:r>
          </w:p>
        </w:tc>
        <w:tc>
          <w:tcPr>
            <w:tcW w:w="1748" w:type="dxa"/>
            <w:tcBorders>
              <w:top w:val="nil"/>
              <w:bottom w:val="nil"/>
            </w:tcBorders>
            <w:tcMar>
              <w:top w:w="28" w:type="dxa"/>
              <w:bottom w:w="28" w:type="dxa"/>
            </w:tcMar>
          </w:tcPr>
          <w:p>
            <w:pPr>
              <w:pStyle w:val="Normal"/>
              <w:widowControl w:val="false"/>
              <w:suppressAutoHyphens w:val="false"/>
              <w:spacing w:lineRule="exact" w:line="220" w:before="0" w:after="0"/>
              <w:jc w:val="left"/>
              <w:rPr>
                <w:rFonts w:ascii="Cambria" w:hAnsi="Cambria" w:eastAsia="Cambria" w:cs="Arial"/>
                <w:sz w:val="16"/>
                <w:lang w:eastAsia="de-DE"/>
                <w14:numSpacing w14:val="tabular"/>
              </w:rPr>
            </w:pPr>
            <w:r>
              <w:rPr>
                <w:rFonts w:eastAsia="Cambria" w:cs="Arial" w:ascii="Arial" w:hAnsi="Arial"/>
                <w:kern w:val="0"/>
                <w:sz w:val="16"/>
                <w:lang w:eastAsia="de-DE" w:bidi="ar-SA"/>
                <w14:numSpacing w14:val="tabular"/>
              </w:rPr>
              <w:t>3.1176</w:t>
            </w:r>
          </w:p>
        </w:tc>
        <w:tc>
          <w:tcPr>
            <w:tcW w:w="1486" w:type="dxa"/>
            <w:tcBorders>
              <w:top w:val="nil"/>
              <w:bottom w:val="nil"/>
            </w:tcBorders>
            <w:tcMar>
              <w:top w:w="28" w:type="dxa"/>
              <w:bottom w:w="28" w:type="dxa"/>
              <w:right w:w="0" w:type="dxa"/>
            </w:tcMar>
          </w:tcPr>
          <w:p>
            <w:pPr>
              <w:pStyle w:val="Normal"/>
              <w:widowControl w:val="false"/>
              <w:suppressAutoHyphens w:val="false"/>
              <w:spacing w:lineRule="exact" w:line="220" w:before="0" w:after="0"/>
              <w:jc w:val="left"/>
              <w:rPr>
                <w:rFonts w:ascii="Cambria" w:hAnsi="Cambria" w:eastAsia="Cambria" w:cs="Arial"/>
                <w:sz w:val="16"/>
                <w:lang w:eastAsia="de-DE"/>
                <w14:numSpacing w14:val="tabular"/>
              </w:rPr>
            </w:pPr>
            <w:r>
              <w:rPr>
                <w:rFonts w:eastAsia="Cambria" w:cs="Arial" w:ascii="Arial" w:hAnsi="Arial"/>
                <w:kern w:val="0"/>
                <w:sz w:val="16"/>
                <w:lang w:eastAsia="de-DE" w:bidi="ar-SA"/>
                <w14:numSpacing w14:val="tabular"/>
              </w:rPr>
              <w:t>3.6533</w:t>
            </w:r>
            <w:bookmarkStart w:id="30" w:name="_Hlk81424844"/>
            <w:bookmarkEnd w:id="30"/>
          </w:p>
        </w:tc>
      </w:tr>
      <w:tr>
        <w:trPr/>
        <w:tc>
          <w:tcPr>
            <w:tcW w:w="4019" w:type="dxa"/>
            <w:tcBorders>
              <w:top w:val="nil"/>
              <w:bottom w:val="nil"/>
            </w:tcBorders>
            <w:tcMar>
              <w:top w:w="28" w:type="dxa"/>
              <w:bottom w:w="28" w:type="dxa"/>
            </w:tcMar>
          </w:tcPr>
          <w:p>
            <w:pPr>
              <w:pStyle w:val="Normal"/>
              <w:widowControl w:val="false"/>
              <w:suppressAutoHyphens w:val="false"/>
              <w:spacing w:lineRule="exact" w:line="220" w:before="0" w:after="0"/>
              <w:jc w:val="left"/>
              <w:rPr>
                <w:rFonts w:ascii="Cambria" w:hAnsi="Cambria" w:eastAsia="Cambria" w:cs="Arial"/>
                <w:sz w:val="16"/>
                <w:lang w:eastAsia="de-DE"/>
                <w14:numSpacing w14:val="tabular"/>
              </w:rPr>
            </w:pPr>
            <w:r>
              <w:rPr>
                <w:rFonts w:eastAsia="Cambria" w:cs="Arial" w:ascii="Arial" w:hAnsi="Arial"/>
                <w:kern w:val="0"/>
                <w:sz w:val="16"/>
                <w:lang w:eastAsia="de-DE" w:bidi="ar-SA"/>
                <w14:numSpacing w14:val="tabular"/>
              </w:rPr>
              <w:t>Filliben correlation coefficient</w:t>
            </w:r>
          </w:p>
        </w:tc>
        <w:tc>
          <w:tcPr>
            <w:tcW w:w="1826" w:type="dxa"/>
            <w:tcBorders>
              <w:top w:val="nil"/>
              <w:bottom w:val="nil"/>
            </w:tcBorders>
            <w:tcMar>
              <w:top w:w="28" w:type="dxa"/>
              <w:bottom w:w="28" w:type="dxa"/>
            </w:tcMar>
          </w:tcPr>
          <w:p>
            <w:pPr>
              <w:pStyle w:val="Normal"/>
              <w:widowControl w:val="false"/>
              <w:suppressAutoHyphens w:val="false"/>
              <w:spacing w:lineRule="exact" w:line="220" w:before="0" w:after="0"/>
              <w:jc w:val="left"/>
              <w:rPr>
                <w:rFonts w:ascii="Cambria" w:hAnsi="Cambria" w:eastAsia="Cambria" w:cs="Arial"/>
                <w:sz w:val="16"/>
                <w:lang w:eastAsia="de-DE"/>
                <w14:numSpacing w14:val="tabular"/>
              </w:rPr>
            </w:pPr>
            <w:r>
              <w:rPr>
                <w:rFonts w:eastAsia="Cambria" w:cs="Arial" w:ascii="Arial" w:hAnsi="Arial"/>
                <w:kern w:val="0"/>
                <w:sz w:val="16"/>
                <w:lang w:eastAsia="de-DE" w:bidi="ar-SA"/>
                <w14:numSpacing w14:val="tabular"/>
              </w:rPr>
              <w:t>0.9894</w:t>
            </w:r>
          </w:p>
        </w:tc>
        <w:tc>
          <w:tcPr>
            <w:tcW w:w="1748" w:type="dxa"/>
            <w:tcBorders>
              <w:top w:val="nil"/>
              <w:bottom w:val="nil"/>
            </w:tcBorders>
            <w:tcMar>
              <w:top w:w="28" w:type="dxa"/>
              <w:bottom w:w="28" w:type="dxa"/>
            </w:tcMar>
          </w:tcPr>
          <w:p>
            <w:pPr>
              <w:pStyle w:val="Normal"/>
              <w:widowControl w:val="false"/>
              <w:suppressAutoHyphens w:val="false"/>
              <w:spacing w:lineRule="exact" w:line="220" w:before="0" w:after="0"/>
              <w:jc w:val="left"/>
              <w:rPr>
                <w:rFonts w:ascii="Cambria" w:hAnsi="Cambria" w:eastAsia="Cambria" w:cs="Arial"/>
                <w:sz w:val="16"/>
                <w:lang w:eastAsia="de-DE"/>
                <w14:numSpacing w14:val="tabular"/>
              </w:rPr>
            </w:pPr>
            <w:r>
              <w:rPr>
                <w:rFonts w:eastAsia="Cambria" w:cs="Arial" w:ascii="Arial" w:hAnsi="Arial"/>
                <w:kern w:val="0"/>
                <w:sz w:val="16"/>
                <w:lang w:eastAsia="de-DE" w:bidi="ar-SA"/>
                <w14:numSpacing w14:val="tabular"/>
              </w:rPr>
              <w:t>0.9916</w:t>
            </w:r>
          </w:p>
        </w:tc>
        <w:tc>
          <w:tcPr>
            <w:tcW w:w="1486" w:type="dxa"/>
            <w:tcBorders>
              <w:top w:val="nil"/>
              <w:bottom w:val="nil"/>
            </w:tcBorders>
            <w:tcMar>
              <w:top w:w="28" w:type="dxa"/>
              <w:bottom w:w="28" w:type="dxa"/>
              <w:right w:w="0" w:type="dxa"/>
            </w:tcMar>
          </w:tcPr>
          <w:p>
            <w:pPr>
              <w:pStyle w:val="Normal"/>
              <w:widowControl w:val="false"/>
              <w:suppressAutoHyphens w:val="false"/>
              <w:spacing w:lineRule="exact" w:line="220" w:before="0" w:after="0"/>
              <w:jc w:val="left"/>
              <w:rPr>
                <w:rFonts w:ascii="Cambria" w:hAnsi="Cambria" w:eastAsia="Cambria" w:cs="Arial"/>
                <w:sz w:val="16"/>
                <w:lang w:eastAsia="de-DE"/>
                <w14:numSpacing w14:val="tabular"/>
              </w:rPr>
            </w:pPr>
            <w:r>
              <w:rPr>
                <w:rFonts w:eastAsia="Cambria" w:cs="Arial" w:ascii="Arial" w:hAnsi="Arial"/>
                <w:kern w:val="0"/>
                <w:sz w:val="16"/>
                <w:lang w:eastAsia="de-DE" w:bidi="ar-SA"/>
                <w14:numSpacing w14:val="tabular"/>
              </w:rPr>
              <w:t>0.9955</w:t>
            </w:r>
          </w:p>
        </w:tc>
      </w:tr>
      <w:tr>
        <w:trPr/>
        <w:tc>
          <w:tcPr>
            <w:tcW w:w="4019" w:type="dxa"/>
            <w:tcBorders>
              <w:top w:val="nil"/>
            </w:tcBorders>
            <w:tcMar>
              <w:top w:w="28" w:type="dxa"/>
            </w:tcMar>
          </w:tcPr>
          <w:p>
            <w:pPr>
              <w:pStyle w:val="Normal"/>
              <w:widowControl w:val="false"/>
              <w:suppressAutoHyphens w:val="false"/>
              <w:spacing w:lineRule="exact" w:line="220" w:before="0" w:after="0"/>
              <w:jc w:val="left"/>
              <w:rPr>
                <w:rFonts w:ascii="Cambria" w:hAnsi="Cambria" w:eastAsia="Cambria" w:cs="Arial"/>
                <w:sz w:val="16"/>
                <w:lang w:eastAsia="de-DE"/>
                <w14:numSpacing w14:val="tabular"/>
              </w:rPr>
            </w:pPr>
            <w:r>
              <w:rPr>
                <w:rFonts w:eastAsia="Cambria" w:cs="Arial" w:ascii="Arial" w:hAnsi="Arial"/>
                <w:kern w:val="0"/>
                <w:sz w:val="16"/>
                <w:lang w:eastAsia="de-DE" w:bidi="ar-SA"/>
                <w14:numSpacing w14:val="tabular"/>
              </w:rPr>
              <w:t>pseudo R²</w:t>
            </w:r>
          </w:p>
        </w:tc>
        <w:tc>
          <w:tcPr>
            <w:tcW w:w="1826" w:type="dxa"/>
            <w:tcBorders>
              <w:top w:val="nil"/>
            </w:tcBorders>
            <w:tcMar>
              <w:top w:w="28" w:type="dxa"/>
            </w:tcMar>
          </w:tcPr>
          <w:p>
            <w:pPr>
              <w:pStyle w:val="Normal"/>
              <w:widowControl w:val="false"/>
              <w:suppressAutoHyphens w:val="false"/>
              <w:spacing w:lineRule="exact" w:line="220" w:before="0" w:after="0"/>
              <w:jc w:val="left"/>
              <w:rPr>
                <w:rFonts w:ascii="Cambria" w:hAnsi="Cambria" w:eastAsia="Cambria" w:cs="Arial"/>
                <w:sz w:val="16"/>
                <w:lang w:eastAsia="de-DE"/>
                <w14:numSpacing w14:val="tabular"/>
              </w:rPr>
            </w:pPr>
            <w:r>
              <w:rPr>
                <w:rFonts w:eastAsia="Cambria" w:cs="Arial" w:ascii="Arial" w:hAnsi="Arial"/>
                <w:kern w:val="0"/>
                <w:sz w:val="16"/>
                <w:lang w:eastAsia="de-DE" w:bidi="ar-SA"/>
                <w14:numSpacing w14:val="tabular"/>
              </w:rPr>
              <w:t>0.6532</w:t>
            </w:r>
          </w:p>
        </w:tc>
        <w:tc>
          <w:tcPr>
            <w:tcW w:w="1748" w:type="dxa"/>
            <w:tcBorders>
              <w:top w:val="nil"/>
            </w:tcBorders>
            <w:tcMar>
              <w:top w:w="28" w:type="dxa"/>
            </w:tcMar>
          </w:tcPr>
          <w:p>
            <w:pPr>
              <w:pStyle w:val="Normal"/>
              <w:widowControl w:val="false"/>
              <w:suppressAutoHyphens w:val="false"/>
              <w:spacing w:lineRule="exact" w:line="220" w:before="0" w:after="0"/>
              <w:jc w:val="left"/>
              <w:rPr>
                <w:rFonts w:ascii="Cambria" w:hAnsi="Cambria" w:eastAsia="Cambria" w:cs="Arial"/>
                <w:sz w:val="16"/>
                <w:lang w:eastAsia="de-DE"/>
                <w14:numSpacing w14:val="tabular"/>
              </w:rPr>
            </w:pPr>
            <w:r>
              <w:rPr>
                <w:rFonts w:eastAsia="Cambria" w:cs="Arial" w:ascii="Arial" w:hAnsi="Arial"/>
                <w:kern w:val="0"/>
                <w:sz w:val="16"/>
                <w:lang w:eastAsia="de-DE" w:bidi="ar-SA"/>
                <w14:numSpacing w14:val="tabular"/>
              </w:rPr>
              <w:t>0.3914</w:t>
            </w:r>
          </w:p>
        </w:tc>
        <w:tc>
          <w:tcPr>
            <w:tcW w:w="1486" w:type="dxa"/>
            <w:tcBorders>
              <w:top w:val="nil"/>
            </w:tcBorders>
            <w:tcMar>
              <w:top w:w="28" w:type="dxa"/>
              <w:right w:w="0" w:type="dxa"/>
            </w:tcMar>
          </w:tcPr>
          <w:p>
            <w:pPr>
              <w:pStyle w:val="Normal"/>
              <w:widowControl w:val="false"/>
              <w:suppressAutoHyphens w:val="false"/>
              <w:spacing w:lineRule="exact" w:line="220" w:before="0" w:after="0"/>
              <w:jc w:val="left"/>
              <w:rPr>
                <w:rFonts w:ascii="Cambria" w:hAnsi="Cambria" w:eastAsia="Cambria" w:cs="Arial"/>
                <w:sz w:val="16"/>
                <w:lang w:eastAsia="de-DE"/>
                <w14:numSpacing w14:val="tabular"/>
              </w:rPr>
            </w:pPr>
            <w:r>
              <w:rPr>
                <w:rFonts w:eastAsia="Cambria" w:cs="Arial" w:ascii="Arial" w:hAnsi="Arial"/>
                <w:kern w:val="0"/>
                <w:sz w:val="16"/>
                <w:lang w:eastAsia="de-DE" w:bidi="ar-SA"/>
                <w14:numSpacing w14:val="tabular"/>
              </w:rPr>
              <w:t>0.3836</w:t>
            </w:r>
            <w:bookmarkStart w:id="31" w:name="fit1"/>
            <w:bookmarkEnd w:id="31"/>
          </w:p>
        </w:tc>
      </w:tr>
    </w:tbl>
    <w:p>
      <w:pPr>
        <w:pStyle w:val="Paraignoreindent"/>
        <w:rPr/>
      </w:pPr>
      <w:r>
        <w:rPr/>
      </w:r>
    </w:p>
    <w:p>
      <w:pPr>
        <w:pStyle w:val="Paraignoreindent"/>
        <w:rPr>
          <w:lang w:val="en-US"/>
        </w:rPr>
      </w:pPr>
      <w:r>
        <w:rPr>
          <w:lang w:val="en-US"/>
        </w:rPr>
      </w:r>
    </w:p>
    <w:p>
      <w:pPr>
        <w:pStyle w:val="Paraignoreindent"/>
        <w:rPr>
          <w:lang w:val="en-US"/>
        </w:rPr>
      </w:pPr>
      <w:r>
        <w:rPr>
          <w:lang w:val="en-US"/>
        </w:rPr>
        <w:t xml:space="preserve">The overall deviance explained by the models is rather high for the verbal </w:t>
      </w:r>
      <w:r>
        <w:rPr>
          <w:i/>
          <w:iCs/>
          <w:lang w:val="en-US"/>
        </w:rPr>
        <w:t>-s</w:t>
      </w:r>
      <w:r>
        <w:rPr>
          <w:lang w:val="en-US"/>
        </w:rPr>
        <w:t xml:space="preserve"> model and medium for the other two models. There is much more variation on the nominal side of the spectrum, hence more variation when it comes to plural </w:t>
      </w:r>
      <w:r>
        <w:rPr>
          <w:i/>
          <w:iCs/>
          <w:lang w:val="en-US"/>
        </w:rPr>
        <w:t>-s</w:t>
      </w:r>
      <w:r>
        <w:rPr>
          <w:lang w:val="en-US"/>
        </w:rPr>
        <w:t>, which is also the most frequent inflection in comparison. However, the predictions of the model have to be taken with a grain of salt, since the distributional properties of the data could not be fitted perfectly, resulting in skewed residuals. Some potential factors could be the non-randomness of the data, strong systematic noise, such as homography, and potential unaccounted multimodality, e.g. caused by other word classes. Nevertheless, the applied dispersion and specificity measures allowed to improve the fit drastically, and show promise for future improvements.</w:t>
      </w:r>
    </w:p>
    <w:p>
      <w:pPr>
        <w:pStyle w:val="Paragraph"/>
        <w:rPr/>
      </w:pPr>
      <w:r>
        <w:rPr>
          <w:lang w:val="en-US"/>
        </w:rPr>
        <w:t xml:space="preserve">The full summary of the models including estimates, p-values and confidence intervals for every coefficient can be found in the appendix, </w:t>
      </w:r>
      <w:r>
        <w:rPr>
          <w:sz w:val="19"/>
          <w:szCs w:val="24"/>
          <w:lang w:val="en-US"/>
          <w14:numSpacing w14:val="proportional"/>
        </w:rPr>
        <w:t>Section</w:t>
      </w:r>
      <w:r>
        <w:rPr>
          <w:lang w:val="en-US"/>
        </w:rPr>
        <w:t>. </w:t>
      </w:r>
      <w:hyperlink w:anchor="summaries">
        <w:r>
          <w:rPr>
            <w:rStyle w:val="InternetLink"/>
            <w:color w:val="auto"/>
            <w:sz w:val="19"/>
          </w:rPr>
          <w:t>7.1</w:t>
        </w:r>
      </w:hyperlink>
      <w:r>
        <w:rPr/>
        <w:t xml:space="preserve">, residual plots in </w:t>
      </w:r>
      <w:r>
        <w:rPr>
          <w:sz w:val="19"/>
          <w:szCs w:val="24"/>
          <w14:numSpacing w14:val="proportional"/>
        </w:rPr>
        <w:t>Section</w:t>
      </w:r>
      <w:r>
        <w:rPr/>
        <w:t> </w:t>
      </w:r>
      <w:hyperlink w:anchor="diagnostics">
        <w:r>
          <w:rPr>
            <w:rStyle w:val="InternetLink"/>
            <w:color w:val="auto"/>
            <w:sz w:val="19"/>
          </w:rPr>
          <w:t>7.3</w:t>
        </w:r>
      </w:hyperlink>
      <w:r>
        <w:rPr/>
        <w:t>.</w:t>
      </w:r>
    </w:p>
    <w:p>
      <w:pPr>
        <w:pStyle w:val="Paragraph"/>
        <w:rPr/>
      </w:pPr>
      <w:r>
        <w:rPr/>
      </w:r>
    </w:p>
    <w:p>
      <w:pPr>
        <w:pStyle w:val="Head2"/>
        <w:numPr>
          <w:ilvl w:val="1"/>
          <w:numId w:val="13"/>
        </w:numPr>
        <w:rPr>
          <w:lang w:val="en-US"/>
        </w:rPr>
      </w:pPr>
      <w:bookmarkStart w:id="32" w:name="__RefHeading___Toc12532_576252695"/>
      <w:bookmarkEnd w:id="32"/>
      <w:r>
        <w:rPr>
          <w:lang w:val="en-US"/>
        </w:rPr>
        <w:t xml:space="preserve">Influence of conversion on nominal and verbal </w:t>
      </w:r>
      <w:r>
        <w:rPr>
          <w:i/>
          <w:iCs/>
          <w:lang w:val="en-US"/>
        </w:rPr>
        <w:t>-s</w:t>
      </w:r>
      <w:r>
        <w:rPr>
          <w:lang w:val="en-US"/>
        </w:rPr>
        <w:t xml:space="preserve"> vs </w:t>
      </w:r>
      <w:r>
        <w:rPr>
          <w:i/>
          <w:iCs/>
          <w:lang w:val="en-US"/>
        </w:rPr>
        <w:t>-ed</w:t>
      </w:r>
    </w:p>
    <w:p>
      <w:pPr>
        <w:pStyle w:val="CaptionedFigure"/>
        <w:rPr/>
      </w:pPr>
      <w:bookmarkStart w:id="33" w:name="conv_pair"/>
      <w:r>
        <w:rPr/>
        <w:drawing>
          <wp:inline distT="0" distB="0" distL="0" distR="0">
            <wp:extent cx="5773420" cy="5527040"/>
            <wp:effectExtent l="0" t="0" r="0" b="0"/>
            <wp:docPr id="3" name="Image2" descr="Model estimates for conversion compared across the three mod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Model estimates for conversion compared across the three models"/>
                    <pic:cNvPicPr>
                      <a:picLocks noChangeAspect="1" noChangeArrowheads="1"/>
                    </pic:cNvPicPr>
                  </pic:nvPicPr>
                  <pic:blipFill>
                    <a:blip r:embed="rId4"/>
                    <a:stretch>
                      <a:fillRect/>
                    </a:stretch>
                  </pic:blipFill>
                  <pic:spPr bwMode="auto">
                    <a:xfrm>
                      <a:off x="0" y="0"/>
                      <a:ext cx="5773420" cy="5527040"/>
                    </a:xfrm>
                    <a:prstGeom prst="rect">
                      <a:avLst/>
                    </a:prstGeom>
                  </pic:spPr>
                </pic:pic>
              </a:graphicData>
            </a:graphic>
          </wp:inline>
        </w:drawing>
      </w:r>
      <w:bookmarkEnd w:id="33"/>
    </w:p>
    <w:p>
      <w:pPr>
        <w:pStyle w:val="Captionfigure"/>
        <w:rPr>
          <w:lang w:val="en-US"/>
        </w:rPr>
      </w:pPr>
      <w:bookmarkStart w:id="34" w:name="fig3"/>
      <w:commentRangeStart w:id="9"/>
      <w:r>
        <w:rPr>
          <w:b/>
          <w:bCs/>
          <w:lang w:val="en-US"/>
        </w:rPr>
        <w:t>Figure </w:t>
      </w:r>
      <w:r>
        <w:rPr>
          <w:b/>
          <w:bCs/>
        </w:rPr>
        <w:fldChar w:fldCharType="begin"/>
      </w:r>
      <w:r>
        <w:rPr>
          <w:b/>
          <w:bCs/>
        </w:rPr>
        <w:instrText> SEQ Figure \* ARABIC </w:instrText>
      </w:r>
      <w:r>
        <w:rPr>
          <w:b/>
          <w:bCs/>
        </w:rPr>
        <w:fldChar w:fldCharType="separate"/>
      </w:r>
      <w:r>
        <w:rPr>
          <w:b/>
          <w:bCs/>
        </w:rPr>
        <w:t>3</w:t>
      </w:r>
      <w:r>
        <w:rPr>
          <w:b/>
          <w:bCs/>
        </w:rPr>
        <w:fldChar w:fldCharType="end"/>
      </w:r>
      <w:r>
        <w:rPr>
          <w:b/>
          <w:bCs/>
          <w:lang w:val="en-US"/>
        </w:rPr>
        <w:t>:</w:t>
      </w:r>
      <w:r>
        <w:rPr>
          <w:lang w:val="en-US"/>
        </w:rPr>
        <w:t xml:space="preserve"> </w:t>
      </w:r>
      <w:bookmarkEnd w:id="34"/>
      <w:r>
        <w:rPr>
          <w:lang w:val="en-US"/>
        </w:rPr>
        <w:t>Model estimates for conversion compared across the three models</w:t>
      </w:r>
      <w:commentRangeEnd w:id="9"/>
      <w:r>
        <w:commentReference w:id="9"/>
      </w:r>
      <w:r>
        <w:rPr>
          <w:lang w:val="en-US"/>
        </w:rPr>
      </w:r>
    </w:p>
    <w:p>
      <w:pPr>
        <w:pStyle w:val="Paraignoreindent"/>
        <w:rPr>
          <w:lang w:val="en-US"/>
        </w:rPr>
      </w:pPr>
      <w:r>
        <w:rPr>
          <w:lang w:val="en-US"/>
        </w:rPr>
        <w:t xml:space="preserve">Figure </w:t>
      </w:r>
      <w:hyperlink w:anchor="conv_pair">
        <w:r>
          <w:rPr>
            <w:rStyle w:val="InternetLink"/>
            <w:color w:val="auto"/>
            <w:sz w:val="19"/>
            <w:lang w:val="en-US"/>
          </w:rPr>
          <w:t>3</w:t>
        </w:r>
      </w:hyperlink>
      <w:r>
        <w:rPr>
          <w:lang w:val="en-US"/>
        </w:rPr>
        <w:t xml:space="preserve"> shows a side by side comparison of the estimates for conversion. The effect of conversion on nominal -</w:t>
      </w:r>
      <w:r>
        <w:rPr>
          <w:i/>
          <w:iCs/>
          <w:lang w:val="en-US"/>
        </w:rPr>
        <w:t>s</w:t>
      </w:r>
      <w:r>
        <w:rPr>
          <w:lang w:val="en-US"/>
        </w:rPr>
        <w:t xml:space="preserve"> follows a distinct U-shape with both ends of the continuum having little to no effect. Figure </w:t>
      </w:r>
      <w:hyperlink w:anchor="conv_pair">
        <w:r>
          <w:rPr>
            <w:rStyle w:val="InternetLink"/>
            <w:color w:val="auto"/>
            <w:sz w:val="19"/>
            <w:lang w:val="en-US"/>
          </w:rPr>
          <w:t>3</w:t>
        </w:r>
      </w:hyperlink>
      <w:r>
        <w:rPr>
          <w:lang w:val="en-US"/>
        </w:rPr>
        <w:t>b shows a less pronounced U-shape, and a much larger positive effect on the nominal side of the spectrum. In both cases, there is a depression towards the middle of the continuum rather than a simple monotonic relationship.</w:t>
      </w:r>
    </w:p>
    <w:p>
      <w:pPr>
        <w:pStyle w:val="Paragraph"/>
        <w:rPr>
          <w:lang w:val="en-US"/>
        </w:rPr>
      </w:pPr>
      <w:r>
        <w:rPr>
          <w:lang w:val="en-US"/>
        </w:rPr>
        <w:t>In comparison, the influence of conversion on -</w:t>
      </w:r>
      <w:r>
        <w:rPr>
          <w:i/>
          <w:iCs/>
          <w:lang w:val="en-US"/>
        </w:rPr>
        <w:t>ed</w:t>
      </w:r>
      <w:r>
        <w:rPr>
          <w:lang w:val="en-US"/>
        </w:rPr>
        <w:t xml:space="preserve"> is similar, but much smaller and prone to more uncertainty as can be seen in </w:t>
      </w:r>
      <w:r>
        <w:rPr>
          <w:sz w:val="19"/>
          <w:szCs w:val="24"/>
          <w:lang w:val="en-US"/>
          <w14:numSpacing w14:val="proportional"/>
        </w:rPr>
        <w:t>F</w:t>
      </w:r>
      <w:r>
        <w:rPr>
          <w:lang w:val="en-US"/>
        </w:rPr>
        <w:t xml:space="preserve">igure </w:t>
      </w:r>
      <w:hyperlink w:anchor="conv_pair">
        <w:r>
          <w:rPr>
            <w:rStyle w:val="InternetLink"/>
            <w:color w:val="auto"/>
            <w:sz w:val="19"/>
            <w:lang w:val="en-US"/>
          </w:rPr>
          <w:t>3</w:t>
        </w:r>
      </w:hyperlink>
      <w:r>
        <w:rPr>
          <w:lang w:val="en-US"/>
        </w:rPr>
        <w:t>c.</w:t>
      </w:r>
    </w:p>
    <w:p>
      <w:pPr>
        <w:pStyle w:val="Head2"/>
        <w:numPr>
          <w:ilvl w:val="1"/>
          <w:numId w:val="13"/>
        </w:numPr>
        <w:rPr>
          <w:lang w:val="en-US"/>
        </w:rPr>
      </w:pPr>
      <w:bookmarkStart w:id="35" w:name="__RefHeading___Toc12534_576252695"/>
      <w:bookmarkEnd w:id="35"/>
      <w:r>
        <w:rPr>
          <w:lang w:val="en-US"/>
        </w:rPr>
        <w:t>Influence of dispersion and fixedness in context</w:t>
      </w:r>
      <w:bookmarkStart w:id="36" w:name="X3dcb7b12dc5d62bb48fc7db94eefac96715bc1e"/>
      <w:bookmarkEnd w:id="36"/>
    </w:p>
    <w:p>
      <w:pPr>
        <w:pStyle w:val="CaptionedFigure"/>
        <w:rPr/>
      </w:pPr>
      <w:bookmarkStart w:id="37" w:name="other_coefs_verb"/>
      <w:r>
        <w:rPr/>
        <w:drawing>
          <wp:inline distT="0" distB="0" distL="0" distR="0">
            <wp:extent cx="5718175" cy="4985385"/>
            <wp:effectExtent l="0" t="0" r="0" b="0"/>
            <wp:docPr id="4" name="Image3" descr="Model estimates for conversion compared across the three mod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Model estimates for conversion compared across the three models"/>
                    <pic:cNvPicPr>
                      <a:picLocks noChangeAspect="1" noChangeArrowheads="1"/>
                    </pic:cNvPicPr>
                  </pic:nvPicPr>
                  <pic:blipFill>
                    <a:blip r:embed="rId5"/>
                    <a:stretch>
                      <a:fillRect/>
                    </a:stretch>
                  </pic:blipFill>
                  <pic:spPr bwMode="auto">
                    <a:xfrm>
                      <a:off x="0" y="0"/>
                      <a:ext cx="5718175" cy="4985385"/>
                    </a:xfrm>
                    <a:prstGeom prst="rect">
                      <a:avLst/>
                    </a:prstGeom>
                  </pic:spPr>
                </pic:pic>
              </a:graphicData>
            </a:graphic>
          </wp:inline>
        </w:drawing>
      </w:r>
      <w:bookmarkEnd w:id="37"/>
    </w:p>
    <w:p>
      <w:pPr>
        <w:pStyle w:val="Captionfigure"/>
        <w:rPr>
          <w:lang w:val="en-US"/>
        </w:rPr>
      </w:pPr>
      <w:bookmarkStart w:id="38" w:name="fig4"/>
      <w:r>
        <w:rPr>
          <w:b/>
          <w:bCs/>
          <w:lang w:val="en-US"/>
        </w:rPr>
        <w:t>Figure </w:t>
      </w:r>
      <w:r>
        <w:rPr>
          <w:b/>
          <w:bCs/>
        </w:rPr>
        <w:fldChar w:fldCharType="begin"/>
      </w:r>
      <w:r>
        <w:rPr>
          <w:b/>
          <w:bCs/>
        </w:rPr>
        <w:instrText> SEQ Figure \* ARABIC </w:instrText>
      </w:r>
      <w:r>
        <w:rPr>
          <w:b/>
          <w:bCs/>
        </w:rPr>
        <w:fldChar w:fldCharType="separate"/>
      </w:r>
      <w:r>
        <w:rPr>
          <w:b/>
          <w:bCs/>
        </w:rPr>
        <w:t>4</w:t>
      </w:r>
      <w:r>
        <w:rPr>
          <w:b/>
          <w:bCs/>
        </w:rPr>
        <w:fldChar w:fldCharType="end"/>
      </w:r>
      <w:r>
        <w:rPr>
          <w:b/>
          <w:bCs/>
          <w:lang w:val="en-US"/>
        </w:rPr>
        <w:t>:</w:t>
      </w:r>
      <w:r>
        <w:rPr>
          <w:lang w:val="en-US"/>
        </w:rPr>
        <w:t xml:space="preserve"> </w:t>
      </w:r>
      <w:bookmarkEnd w:id="38"/>
      <w:r>
        <w:rPr>
          <w:lang w:val="en-US"/>
        </w:rPr>
        <w:t>Model estimates for conversion compared across the three models</w:t>
      </w:r>
    </w:p>
    <w:p>
      <w:pPr>
        <w:pStyle w:val="Paraignoreindent"/>
        <w:rPr>
          <w:lang w:val="en-US"/>
        </w:rPr>
      </w:pPr>
      <w:r>
        <w:rPr>
          <w:lang w:val="en-US"/>
        </w:rPr>
      </w:r>
    </w:p>
    <w:p>
      <w:pPr>
        <w:pStyle w:val="Paraignoreindent"/>
        <w:rPr>
          <w:lang w:val="en-US"/>
        </w:rPr>
      </w:pPr>
      <w:r>
        <w:rPr>
          <w:lang w:val="en-US"/>
        </w:rPr>
        <w:t xml:space="preserve">Figure </w:t>
      </w:r>
      <w:hyperlink w:anchor="other_coefs_verb">
        <w:r>
          <w:rPr>
            <w:rStyle w:val="InternetLink"/>
            <w:color w:val="auto"/>
            <w:sz w:val="19"/>
            <w:lang w:val="en-US"/>
          </w:rPr>
          <w:t>4</w:t>
        </w:r>
      </w:hyperlink>
      <w:r>
        <w:rPr>
          <w:lang w:val="en-US"/>
        </w:rPr>
        <w:t xml:space="preserve"> shows the remaining coefficients for the verbal -s model.</w:t>
      </w:r>
      <w:r>
        <w:rPr>
          <w:rStyle w:val="FootnoteAnchor"/>
          <w:position w:val="0"/>
          <w:sz w:val="19"/>
          <w:sz w:val="19"/>
          <w:vertAlign w:val="baseline"/>
        </w:rPr>
        <w:footnoteReference w:id="4"/>
      </w:r>
      <w:r>
        <w:rPr>
          <w:lang w:val="en-US"/>
        </w:rPr>
        <w:t xml:space="preserve"> The effect of </w:t>
      </w:r>
      <w:r>
        <w:rPr>
          <w:i/>
          <w:iCs/>
          <w:lang w:val="en-US"/>
        </w:rPr>
        <w:t>DWG</w:t>
      </w:r>
      <w:r>
        <w:rPr>
          <w:lang w:val="en-US"/>
        </w:rPr>
        <w:t xml:space="preserve"> was only significant in the model for nominal -s (see. Section </w:t>
      </w:r>
      <w:hyperlink w:anchor="summaries">
        <w:r>
          <w:rPr>
            <w:rStyle w:val="InternetLink"/>
            <w:color w:val="auto"/>
            <w:sz w:val="19"/>
            <w:lang w:val="en-US"/>
          </w:rPr>
          <w:t>7.1</w:t>
        </w:r>
      </w:hyperlink>
      <w:r>
        <w:rPr>
          <w:lang w:val="en-US"/>
        </w:rPr>
        <w:t xml:space="preserve">). There, it showed the expected effect: a sharp increase of probability for inflection at high values. Aside from that, controlling for </w:t>
      </w:r>
      <w:r>
        <w:rPr>
          <w:i/>
          <w:iCs/>
          <w:lang w:val="en-US"/>
        </w:rPr>
        <w:t>DWG</w:t>
      </w:r>
      <w:r>
        <w:rPr>
          <w:lang w:val="en-US"/>
        </w:rPr>
        <w:t xml:space="preserve"> did improve the distribution of residuals, and </w:t>
      </w:r>
      <w:r>
        <w:rPr>
          <w:i/>
          <w:iCs/>
          <w:lang w:val="en-US"/>
        </w:rPr>
        <w:t>DWG</w:t>
      </w:r>
      <w:r>
        <w:rPr>
          <w:lang w:val="en-US"/>
        </w:rPr>
        <w:t xml:space="preserve"> had a significant and comparatively large effect on the scale parameter in the verbal -s model, indicating that it could successfully account for some of the heteroscedasticity in the distribution. The variation is higher in both extreme ends of the measure. Interestingly, very highly dispersed lexemes show the most variable behavior.</w:t>
      </w:r>
    </w:p>
    <w:p>
      <w:pPr>
        <w:pStyle w:val="Paragraph"/>
        <w:rPr>
          <w:lang w:val="en-US"/>
        </w:rPr>
      </w:pPr>
      <w:r>
        <w:rPr>
          <w:lang w:val="en-US"/>
        </w:rPr>
        <w:t xml:space="preserve">The boundedness to left- and right-hand-side tokens measured by </w:t>
      </w:r>
      <w:r>
        <w:rPr>
          <w:i/>
          <w:iCs/>
          <w:lang w:val="en-US"/>
        </w:rPr>
        <w:t>alpha</w:t>
      </w:r>
      <w:r>
        <w:rPr>
          <w:vertAlign w:val="subscript"/>
          <w:lang w:val="en-US"/>
        </w:rPr>
        <w:t>1</w:t>
      </w:r>
      <w:r>
        <w:rPr>
          <w:lang w:val="en-US"/>
        </w:rPr>
        <w:t xml:space="preserve"> shows a slightly positive effect for extremely flexible lemmas, and a negative one for extremely inflexible ones. This pattern holds across all models and is only subject to larger fluctuations at the extreme ends. The largest slope can be observed in the left context in the model for nominal -s and the right context of verbal -s (cf.Section </w:t>
      </w:r>
      <w:hyperlink w:anchor="summaries">
        <w:r>
          <w:rPr>
            <w:rStyle w:val="InternetLink"/>
            <w:color w:val="auto"/>
            <w:sz w:val="19"/>
            <w:lang w:val="en-US"/>
          </w:rPr>
          <w:t>7.1</w:t>
        </w:r>
      </w:hyperlink>
      <w:r>
        <w:rPr>
          <w:lang w:val="en-US"/>
        </w:rPr>
        <w:t>). In the case of nouns, the left context is where immediate morpho-syntactic markers occur, such as determiners. This pattern could be an indication that inflected cases of conversion are morpho-syntactically more restricted.</w:t>
      </w:r>
    </w:p>
    <w:p>
      <w:pPr>
        <w:pStyle w:val="Paragraph"/>
        <w:rPr>
          <w:lang w:val="en-US"/>
        </w:rPr>
      </w:pPr>
      <w:r>
        <w:rPr>
          <w:lang w:val="en-US"/>
        </w:rPr>
        <w:t xml:space="preserve">Finally, the cosine similarities from the </w:t>
      </w:r>
      <w:r>
        <w:rPr>
          <w:i/>
          <w:iCs/>
          <w:lang w:val="en-US"/>
        </w:rPr>
        <w:t>GloVe</w:t>
      </w:r>
      <w:r>
        <w:rPr>
          <w:lang w:val="en-US"/>
        </w:rPr>
        <w:t xml:space="preserve"> embeddings show the most distinct positive slope. A similarity in lexical co-occurrence patterns between the base and its inflected form is correlated with a higher proportion of occurrences of the inflectional form.</w:t>
      </w:r>
    </w:p>
    <w:p>
      <w:pPr>
        <w:pStyle w:val="Paraignoreindent"/>
        <w:rPr>
          <w:rStyle w:val="SectionNumber"/>
          <w:lang w:val="en-US"/>
        </w:rPr>
      </w:pPr>
      <w:r>
        <w:rPr>
          <w:lang w:val="en-US"/>
        </w:rPr>
      </w:r>
      <w:r>
        <w:br w:type="page"/>
      </w:r>
    </w:p>
    <w:p>
      <w:pPr>
        <w:pStyle w:val="Head2"/>
        <w:numPr>
          <w:ilvl w:val="1"/>
          <w:numId w:val="13"/>
        </w:numPr>
        <w:rPr>
          <w:lang w:val="en-US"/>
        </w:rPr>
      </w:pPr>
      <w:bookmarkStart w:id="39" w:name="__RefHeading___Toc12536_576252695"/>
      <w:bookmarkEnd w:id="39"/>
      <w:r>
        <w:rPr>
          <w:lang w:val="en-US"/>
        </w:rPr>
        <w:t>Zero components of the model</w:t>
      </w:r>
      <w:bookmarkStart w:id="40" w:name="zero-components-of-the-model"/>
      <w:bookmarkEnd w:id="40"/>
    </w:p>
    <w:p>
      <w:pPr>
        <w:pStyle w:val="CaptionedFigure"/>
        <w:rPr/>
      </w:pPr>
      <w:bookmarkStart w:id="41" w:name="zero"/>
      <w:r>
        <w:rPr/>
        <w:drawing>
          <wp:inline distT="0" distB="0" distL="0" distR="0">
            <wp:extent cx="5879465" cy="5615940"/>
            <wp:effectExtent l="0" t="0" r="0" b="0"/>
            <wp:docPr id="5" name="Image4" descr="Model estimates for conversion compared across the three mod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Model estimates for conversion compared across the three models"/>
                    <pic:cNvPicPr>
                      <a:picLocks noChangeAspect="1" noChangeArrowheads="1"/>
                    </pic:cNvPicPr>
                  </pic:nvPicPr>
                  <pic:blipFill>
                    <a:blip r:embed="rId6"/>
                    <a:stretch>
                      <a:fillRect/>
                    </a:stretch>
                  </pic:blipFill>
                  <pic:spPr bwMode="auto">
                    <a:xfrm>
                      <a:off x="0" y="0"/>
                      <a:ext cx="5879465" cy="5615940"/>
                    </a:xfrm>
                    <a:prstGeom prst="rect">
                      <a:avLst/>
                    </a:prstGeom>
                  </pic:spPr>
                </pic:pic>
              </a:graphicData>
            </a:graphic>
          </wp:inline>
        </w:drawing>
      </w:r>
      <w:bookmarkEnd w:id="41"/>
    </w:p>
    <w:p>
      <w:pPr>
        <w:pStyle w:val="Captionfigure"/>
        <w:rPr>
          <w:lang w:val="en-US"/>
        </w:rPr>
      </w:pPr>
      <w:bookmarkStart w:id="42" w:name="fig5"/>
      <w:r>
        <w:rPr>
          <w:b/>
          <w:bCs/>
          <w:lang w:val="en-US"/>
        </w:rPr>
        <w:t>Figure </w:t>
      </w:r>
      <w:r>
        <w:rPr>
          <w:b/>
          <w:bCs/>
        </w:rPr>
        <w:fldChar w:fldCharType="begin"/>
      </w:r>
      <w:r>
        <w:rPr>
          <w:b/>
          <w:bCs/>
        </w:rPr>
        <w:instrText> SEQ Figure \* ARABIC </w:instrText>
      </w:r>
      <w:r>
        <w:rPr>
          <w:b/>
          <w:bCs/>
        </w:rPr>
        <w:fldChar w:fldCharType="separate"/>
      </w:r>
      <w:r>
        <w:rPr>
          <w:b/>
          <w:bCs/>
        </w:rPr>
        <w:t>5</w:t>
      </w:r>
      <w:r>
        <w:rPr>
          <w:b/>
          <w:bCs/>
        </w:rPr>
        <w:fldChar w:fldCharType="end"/>
      </w:r>
      <w:r>
        <w:rPr>
          <w:b/>
          <w:bCs/>
          <w:lang w:val="en-US"/>
        </w:rPr>
        <w:t>:</w:t>
      </w:r>
      <w:r>
        <w:rPr>
          <w:lang w:val="en-US"/>
        </w:rPr>
        <w:t xml:space="preserve"> </w:t>
      </w:r>
      <w:bookmarkEnd w:id="42"/>
      <w:r>
        <w:rPr>
          <w:lang w:val="en-US"/>
        </w:rPr>
        <w:t>Model estimates for conversion compared across the three models</w:t>
      </w:r>
    </w:p>
    <w:p>
      <w:pPr>
        <w:pStyle w:val="Paraignoreindent"/>
        <w:rPr>
          <w:lang w:val="en-US"/>
        </w:rPr>
      </w:pPr>
      <w:r>
        <w:rPr>
          <w:lang w:val="en-US"/>
        </w:rPr>
        <w:t xml:space="preserve">Inflection is not semantically or functionally viable for all lexemes, therefore there is a high amount of items that never occur inflected. As compound models, the coefficients have different values for this zero part of the distribution. Figure </w:t>
      </w:r>
      <w:hyperlink w:anchor="zero">
        <w:r>
          <w:rPr>
            <w:rStyle w:val="InternetLink"/>
            <w:color w:val="auto"/>
            <w:sz w:val="19"/>
            <w:lang w:val="en-US"/>
          </w:rPr>
          <w:t>5</w:t>
        </w:r>
      </w:hyperlink>
      <w:r>
        <w:rPr>
          <w:lang w:val="en-US"/>
        </w:rPr>
        <w:t xml:space="preserve"> shows the influence of conversion and cosine similarity on the probability that a lexeme has an inflection ratio of 0. The end points show a consistently high/low influence towards the respective parts of the continuum. </w:t>
      </w:r>
      <w:del w:id="88" w:author="Unknown Author" w:date="2021-09-09T09:45:25Z">
        <w:r>
          <w:rPr>
            <w:lang w:val="en-US"/>
          </w:rPr>
          <w:delText>Pure verbs and pure nouns have the lowest probability to stay uninflected when occurring in their own word class, and high probabilities when rarely converted</w:delText>
        </w:r>
      </w:del>
      <w:del w:id="89" w:author="Unknown Author" w:date="2021-09-09T09:45:25Z">
        <w:r>
          <w:rPr>
            <w:lang w:val="en-US"/>
          </w:rPr>
          <w:commentReference w:id="10"/>
        </w:r>
      </w:del>
      <w:del w:id="90" w:author="Unknown Author" w:date="2021-09-09T09:45:25Z">
        <w:r>
          <w:rPr>
            <w:lang w:val="en-US"/>
          </w:rPr>
          <w:delText xml:space="preserve">. </w:delText>
        </w:r>
      </w:del>
      <w:ins w:id="91" w:author="Unknown Author" w:date="2021-09-09T09:35:14Z">
        <w:r>
          <w:rPr>
            <w:rFonts w:eastAsia="맑은 고딕" w:cs="Times New Roman" w:eastAsiaTheme="minorEastAsia"/>
            <w:color w:val="auto"/>
            <w:kern w:val="0"/>
            <w:sz w:val="19"/>
            <w:szCs w:val="24"/>
            <w:lang w:val="en-US" w:eastAsia="de-DE" w:bidi="ar-SA"/>
          </w:rPr>
          <w:t>Fo</w:t>
        </w:r>
      </w:ins>
      <w:ins w:id="92" w:author="Unknown Author" w:date="2021-09-09T09:35:14Z">
        <w:r>
          <w:rPr>
            <w:rFonts w:eastAsia="맑은 고딕" w:cs="Times New Roman" w:eastAsiaTheme="minorEastAsia"/>
            <w:color w:val="auto"/>
            <w:kern w:val="0"/>
            <w:sz w:val="19"/>
            <w:szCs w:val="24"/>
            <w:lang w:val="en-US" w:eastAsia="de-DE" w:bidi="ar-SA"/>
          </w:rPr>
          <w:t>r</w:t>
        </w:r>
      </w:ins>
      <w:ins w:id="93" w:author="Unknown Author" w:date="2021-09-09T09:35:14Z">
        <w:r>
          <w:rPr>
            <w:rFonts w:eastAsia="맑은 고딕" w:cs="Times New Roman" w:eastAsiaTheme="minorEastAsia"/>
            <w:color w:val="auto"/>
            <w:kern w:val="0"/>
            <w:sz w:val="19"/>
            <w:szCs w:val="24"/>
            <w:lang w:val="en-US" w:eastAsia="de-DE" w:bidi="ar-SA"/>
          </w:rPr>
          <w:t xml:space="preserve"> verbs, the probability to never occur with a verbal </w:t>
        </w:r>
      </w:ins>
      <w:ins w:id="94" w:author="Unknown Author" w:date="2021-09-09T09:35:14Z">
        <w:r>
          <w:rPr>
            <w:rFonts w:eastAsia="맑은 고딕" w:cs="Times New Roman" w:eastAsiaTheme="minorEastAsia"/>
            <w:i/>
            <w:iCs/>
            <w:color w:val="auto"/>
            <w:kern w:val="0"/>
            <w:sz w:val="19"/>
            <w:szCs w:val="24"/>
            <w:lang w:val="en-US" w:eastAsia="de-DE" w:bidi="ar-SA"/>
          </w:rPr>
          <w:t>-s</w:t>
        </w:r>
      </w:ins>
      <w:ins w:id="95" w:author="Unknown Author" w:date="2021-09-09T09:35:14Z">
        <w:r>
          <w:rPr>
            <w:rFonts w:eastAsia="맑은 고딕" w:cs="Times New Roman" w:eastAsiaTheme="minorEastAsia"/>
            <w:color w:val="auto"/>
            <w:kern w:val="0"/>
            <w:sz w:val="19"/>
            <w:szCs w:val="24"/>
            <w:lang w:val="en-US" w:eastAsia="de-DE" w:bidi="ar-SA"/>
          </w:rPr>
          <w:t xml:space="preserve"> or </w:t>
        </w:r>
      </w:ins>
      <w:ins w:id="96" w:author="Unknown Author" w:date="2021-09-09T09:35:14Z">
        <w:r>
          <w:rPr>
            <w:rFonts w:eastAsia="맑은 고딕" w:cs="Times New Roman" w:eastAsiaTheme="minorEastAsia"/>
            <w:i/>
            <w:iCs/>
            <w:color w:val="auto"/>
            <w:kern w:val="0"/>
            <w:sz w:val="19"/>
            <w:szCs w:val="24"/>
            <w:lang w:val="en-US" w:eastAsia="de-DE" w:bidi="ar-SA"/>
          </w:rPr>
          <w:t>-ed</w:t>
        </w:r>
      </w:ins>
      <w:ins w:id="97" w:author="Unknown Author" w:date="2021-09-09T09:35:14Z">
        <w:r>
          <w:rPr>
            <w:rFonts w:eastAsia="맑은 고딕" w:cs="Times New Roman" w:eastAsiaTheme="minorEastAsia"/>
            <w:color w:val="auto"/>
            <w:kern w:val="0"/>
            <w:sz w:val="19"/>
            <w:szCs w:val="24"/>
            <w:lang w:val="en-US" w:eastAsia="de-DE" w:bidi="ar-SA"/>
          </w:rPr>
          <w:t xml:space="preserve"> is </w:t>
        </w:r>
      </w:ins>
      <w:ins w:id="98" w:author="Unknown Author" w:date="2021-09-09T09:35:14Z">
        <w:r>
          <w:rPr>
            <w:rFonts w:eastAsia="맑은 고딕" w:cs="Times New Roman" w:eastAsiaTheme="minorEastAsia"/>
            <w:color w:val="auto"/>
            <w:kern w:val="0"/>
            <w:sz w:val="19"/>
            <w:szCs w:val="24"/>
            <w:lang w:val="en-US" w:eastAsia="de-DE" w:bidi="ar-SA"/>
          </w:rPr>
          <w:t>lowest when there is no conv</w:t>
        </w:r>
      </w:ins>
      <w:ins w:id="99" w:author="Unknown Author" w:date="2021-09-09T09:36:00Z">
        <w:r>
          <w:rPr>
            <w:rFonts w:eastAsia="맑은 고딕" w:cs="Times New Roman" w:eastAsiaTheme="minorEastAsia"/>
            <w:color w:val="auto"/>
            <w:kern w:val="0"/>
            <w:sz w:val="19"/>
            <w:szCs w:val="24"/>
            <w:lang w:val="en-US" w:eastAsia="de-DE" w:bidi="ar-SA"/>
          </w:rPr>
          <w:t>ersion. As soon as there is some degree of conversion this</w:t>
        </w:r>
      </w:ins>
      <w:del w:id="100" w:author="Unknown Author" w:date="2021-09-09T09:36:32Z">
        <w:r>
          <w:rPr>
            <w:rFonts w:eastAsia="맑은 고딕" w:cs="Times New Roman" w:eastAsiaTheme="minorEastAsia"/>
            <w:color w:val="auto"/>
            <w:kern w:val="0"/>
            <w:sz w:val="19"/>
            <w:szCs w:val="24"/>
            <w:lang w:val="en-US" w:eastAsia="de-DE" w:bidi="ar-SA"/>
          </w:rPr>
          <w:delText xml:space="preserve">is </w:delText>
        </w:r>
      </w:del>
      <w:ins w:id="101" w:author="Unknown Author" w:date="2021-09-09T10:10:28Z">
        <w:r>
          <w:rPr>
            <w:rFonts w:eastAsia="맑은 고딕" w:cs="Times New Roman" w:eastAsiaTheme="minorEastAsia"/>
            <w:color w:val="auto"/>
            <w:kern w:val="0"/>
            <w:sz w:val="19"/>
            <w:szCs w:val="24"/>
            <w:lang w:val="en-US" w:eastAsia="de-DE" w:bidi="ar-SA"/>
          </w:rPr>
          <w:t xml:space="preserve"> </w:t>
        </w:r>
      </w:ins>
      <w:r>
        <w:rPr>
          <w:lang w:val="en-US"/>
        </w:rPr>
        <w:t>drastically changes</w:t>
      </w:r>
      <w:del w:id="102" w:author="Unknown Author" w:date="2021-09-09T09:39:17Z">
        <w:r>
          <w:rPr>
            <w:lang w:val="en-US"/>
          </w:rPr>
          <w:delText xml:space="preserve"> as long as there is some degree of conversion</w:delText>
        </w:r>
      </w:del>
      <w:r>
        <w:rPr>
          <w:lang w:val="en-US"/>
        </w:rPr>
        <w:t>.</w:t>
      </w:r>
      <w:ins w:id="103" w:author="Unknown Author" w:date="2021-09-09T09:39:43Z">
        <w:r>
          <w:rPr>
            <w:lang w:val="en-US"/>
          </w:rPr>
          <w:t xml:space="preserve"> </w:t>
        </w:r>
      </w:ins>
      <w:ins w:id="104" w:author="Unknown Author" w:date="2021-09-09T09:39:43Z">
        <w:r>
          <w:rPr>
            <w:lang w:val="en-US"/>
          </w:rPr>
          <w:t xml:space="preserve">In the middle of the continuum, the effect </w:t>
        </w:r>
      </w:ins>
      <w:ins w:id="105" w:author="Unknown Author" w:date="2021-09-09T09:40:22Z">
        <w:r>
          <w:rPr>
            <w:lang w:val="en-US"/>
          </w:rPr>
          <w:t>flattens until there is a sharp rise for items that have high</w:t>
        </w:r>
      </w:ins>
      <w:ins w:id="106" w:author="Unknown Author" w:date="2021-09-09T09:41:00Z">
        <w:r>
          <w:rPr>
            <w:lang w:val="en-US"/>
          </w:rPr>
          <w:t xml:space="preserve"> proportions of nominal uses, meaning nouns with few verbal conversions are more likely to occur with verbal inflection. The model for nominal </w:t>
        </w:r>
      </w:ins>
      <w:ins w:id="107" w:author="Unknown Author" w:date="2021-09-09T09:41:00Z">
        <w:r>
          <w:rPr>
            <w:i/>
            <w:iCs/>
            <w:lang w:val="en-US"/>
          </w:rPr>
          <w:t>-s</w:t>
        </w:r>
      </w:ins>
      <w:ins w:id="108" w:author="Unknown Author" w:date="2021-09-09T09:41:00Z">
        <w:r>
          <w:rPr>
            <w:i w:val="false"/>
            <w:iCs w:val="false"/>
            <w:lang w:val="en-US"/>
          </w:rPr>
          <w:t xml:space="preserve"> mirrors this trend.</w:t>
        </w:r>
      </w:ins>
    </w:p>
    <w:p>
      <w:pPr>
        <w:pStyle w:val="Paragraph"/>
        <w:rPr>
          <w:lang w:val="en-US"/>
        </w:rPr>
      </w:pPr>
      <w:r>
        <w:rPr>
          <w:lang w:val="en-US"/>
        </w:rPr>
        <w:t xml:space="preserve">The 1 components of the models were mostly inconclusive, and therefore not visualized here. The reason for that lies in the extremely low amount of items that were always inflected. Most of these items had extreme values due to tagging or lemmatization errors. The few legitimate observations had very low frequencies. For nominal </w:t>
      </w:r>
      <w:r>
        <w:rPr>
          <w:i/>
          <w:iCs/>
          <w:lang w:val="en-US"/>
        </w:rPr>
        <w:t>-s</w:t>
      </w:r>
      <w:r>
        <w:rPr>
          <w:lang w:val="en-US"/>
        </w:rPr>
        <w:t xml:space="preserve">, pluralia tantum are a candidate category that has the potential to form a cluster, but either it is not a productive category or the sample size was just too low or the data too noisy to really see it. Furthermore, even most pluralia tantum will eventually be analogically backformed or otherwise used in a singular form at least once given a sufficiently large sample size. Theoretically, verbal </w:t>
      </w:r>
      <w:r>
        <w:rPr>
          <w:i/>
          <w:iCs/>
          <w:lang w:val="en-US"/>
        </w:rPr>
        <w:t>-s</w:t>
      </w:r>
      <w:r>
        <w:rPr>
          <w:lang w:val="en-US"/>
        </w:rPr>
        <w:t xml:space="preserve"> has no plausible category analogous with pluralia tantum, neither does </w:t>
      </w:r>
      <w:r>
        <w:rPr>
          <w:i/>
          <w:iCs/>
          <w:lang w:val="en-US"/>
        </w:rPr>
        <w:t>-ed</w:t>
      </w:r>
      <w:r>
        <w:rPr>
          <w:lang w:val="en-US"/>
        </w:rPr>
        <w:t>. Dropping the 1-inflated component and using a correction for ratios equal to 1 appears to be a valid alternative strategy this type of model.</w:t>
      </w:r>
      <w:bookmarkStart w:id="43" w:name="analys"/>
      <w:bookmarkEnd w:id="43"/>
    </w:p>
    <w:p>
      <w:pPr>
        <w:pStyle w:val="Paragraph"/>
        <w:rPr>
          <w:lang w:val="en-US"/>
        </w:rPr>
      </w:pPr>
      <w:r>
        <w:rPr>
          <w:lang w:val="en-US"/>
        </w:rPr>
      </w:r>
    </w:p>
    <w:p>
      <w:pPr>
        <w:pStyle w:val="Head1"/>
        <w:numPr>
          <w:ilvl w:val="0"/>
          <w:numId w:val="13"/>
        </w:numPr>
        <w:rPr/>
      </w:pPr>
      <w:bookmarkStart w:id="44" w:name="__RefHeading___Toc12538_576252695"/>
      <w:bookmarkEnd w:id="44"/>
      <w:r>
        <w:rPr/>
        <w:t>Discussion</w:t>
      </w:r>
    </w:p>
    <w:p>
      <w:pPr>
        <w:pStyle w:val="Paraignoreindent"/>
        <w:rPr>
          <w:lang w:val="en-US"/>
        </w:rPr>
      </w:pPr>
      <w:r>
        <w:rPr>
          <w:lang w:val="en-US"/>
        </w:rPr>
        <w:t xml:space="preserve">Modeling the proportion of </w:t>
      </w:r>
      <w:r>
        <w:rPr>
          <w:i/>
          <w:iCs/>
          <w:lang w:val="en-US"/>
        </w:rPr>
        <w:t>-s</w:t>
      </w:r>
      <w:r>
        <w:rPr>
          <w:lang w:val="en-US"/>
        </w:rPr>
        <w:t xml:space="preserve"> occurrences showed a generally negative effect for items that are word class ambiguous. The probability </w:t>
      </w:r>
      <w:r>
        <w:rPr>
          <w:sz w:val="19"/>
          <w:szCs w:val="24"/>
          <w:lang w:val="en-US"/>
        </w:rPr>
        <w:t>of</w:t>
      </w:r>
      <w:r>
        <w:rPr>
          <w:lang w:val="en-US"/>
        </w:rPr>
        <w:t xml:space="preserve"> occu</w:t>
      </w:r>
      <w:ins w:id="109" w:author="Unknown Author" w:date="2021-09-09T10:10:23Z">
        <w:r>
          <w:rPr>
            <w:lang w:val="en-US"/>
          </w:rPr>
          <w:t>r</w:t>
        </w:r>
      </w:ins>
      <w:r>
        <w:rPr>
          <w:lang w:val="en-US"/>
        </w:rPr>
        <w:t xml:space="preserve">rence with inflection sharply decreases towards the “uncanny valley” of conversion. This decrease is more pronounced at the nominal side of the continuum. Interestingly, however, the probability </w:t>
      </w:r>
      <w:r>
        <w:rPr>
          <w:sz w:val="19"/>
          <w:szCs w:val="24"/>
          <w:lang w:val="en-US"/>
        </w:rPr>
        <w:t>of</w:t>
      </w:r>
      <w:r>
        <w:rPr>
          <w:lang w:val="en-US"/>
        </w:rPr>
        <w:t xml:space="preserve"> inflection seems to rise again towards the opposite side for all three inflectional suffixes. In the case of verb-noun conversion, this means that inflectional marking is more common than expected for verbs that are not </w:t>
      </w:r>
      <w:r>
        <w:rPr>
          <w:sz w:val="19"/>
          <w:szCs w:val="24"/>
          <w:lang w:val="en-US"/>
        </w:rPr>
        <w:t>also</w:t>
      </w:r>
      <w:r>
        <w:rPr>
          <w:lang w:val="en-US"/>
        </w:rPr>
        <w:t xml:space="preserve"> used as nouns and therefore more strongly entrenched as verbs than their more flexible counterparts toward the middle of the continuum. The same can be said about the noun-verb conversion. The absence of additional morphological cues might contribute to the difficulty in processing. This is somewhat counter-balanced by higher inflection ratios for very flexible collocates indicated by a positive effect of the </w:t>
      </w:r>
      <w:r>
        <w:rPr>
          <w:i/>
          <w:iCs/>
          <w:lang w:val="en-US"/>
        </w:rPr>
        <w:t>alpha</w:t>
      </w:r>
      <w:r>
        <w:rPr>
          <w:vertAlign w:val="subscript"/>
          <w:lang w:val="en-US"/>
        </w:rPr>
        <w:t>1</w:t>
      </w:r>
      <w:r>
        <w:rPr>
          <w:lang w:val="en-US"/>
        </w:rPr>
        <w:t xml:space="preserve"> and  </w:t>
      </w:r>
      <w:r>
        <w:rPr>
          <w:i/>
          <w:iCs/>
          <w:lang w:val="en-US"/>
        </w:rPr>
        <w:t>DWG</w:t>
      </w:r>
      <w:r>
        <w:rPr>
          <w:lang w:val="en-US"/>
        </w:rPr>
        <w:t xml:space="preserve"> values, i.e. higher inflection ratio with highly flexible, and well-dispersed uses.</w:t>
      </w:r>
    </w:p>
    <w:p>
      <w:pPr>
        <w:pStyle w:val="Paragraph"/>
        <w:rPr>
          <w:lang w:val="en-US"/>
        </w:rPr>
      </w:pPr>
      <w:r>
        <w:rPr>
          <w:lang w:val="en-US"/>
        </w:rPr>
        <w:t xml:space="preserve">Moreover, a distinct U-shape can be observed for the effect of conversion on nominal </w:t>
      </w:r>
      <w:r>
        <w:rPr>
          <w:i/>
          <w:iCs/>
          <w:lang w:val="en-US"/>
        </w:rPr>
        <w:t>-s</w:t>
      </w:r>
      <w:r>
        <w:rPr>
          <w:lang w:val="en-US"/>
        </w:rPr>
        <w:t xml:space="preserve">. This suggests that verbs are as likely to be pluralized when they are ad-hoc conversions or have rather rare nominal homonyms/polysemes. The U-shape is less pronounced but still noticeable in the other models. It is possible that </w:t>
      </w:r>
      <w:r>
        <w:rPr>
          <w:sz w:val="19"/>
          <w:szCs w:val="24"/>
          <w:lang w:val="en-US"/>
          <w14:numSpacing w14:val="proportional"/>
        </w:rPr>
        <w:t>a lack of</w:t>
      </w:r>
      <w:r>
        <w:rPr>
          <w:lang w:val="en-US"/>
        </w:rPr>
        <w:t xml:space="preserve"> entrenchment as nominal/verbal lexeme, which potentially makes inflection a bit more awkward, is counter-acted by other patterns. Additionally, the probability that items never occur with the </w:t>
      </w:r>
      <w:r>
        <w:rPr>
          <w:i/>
          <w:iCs/>
          <w:lang w:val="en-US"/>
        </w:rPr>
        <w:t>-s</w:t>
      </w:r>
      <w:r>
        <w:rPr>
          <w:lang w:val="en-US"/>
        </w:rPr>
        <w:t xml:space="preserve"> suffix of their respective dominant word class was shown to drastically decrease already at rather low proportions of conversion. The lack of morphological marking for word classes was expected to require additional morpho-syntactic marking if the word class association is blurred, since additional marking can increase the ease of processing. The results, however, suggest that other distributional properties play a much larger role.</w:t>
      </w:r>
      <w:bookmarkStart w:id="45" w:name="disc"/>
      <w:bookmarkEnd w:id="45"/>
    </w:p>
    <w:p>
      <w:pPr>
        <w:pStyle w:val="Paragraph"/>
        <w:rPr>
          <w:lang w:val="en-US"/>
        </w:rPr>
      </w:pPr>
      <w:r>
        <w:rPr>
          <w:lang w:val="en-US"/>
        </w:rPr>
      </w:r>
    </w:p>
    <w:p>
      <w:pPr>
        <w:pStyle w:val="Head1"/>
        <w:numPr>
          <w:ilvl w:val="0"/>
          <w:numId w:val="13"/>
        </w:numPr>
        <w:rPr/>
      </w:pPr>
      <w:bookmarkStart w:id="46" w:name="__RefHeading___Toc12540_576252695"/>
      <w:bookmarkEnd w:id="46"/>
      <w:r>
        <w:rPr/>
        <w:t>Conclusion and Outlook</w:t>
      </w:r>
    </w:p>
    <w:p>
      <w:pPr>
        <w:pStyle w:val="Paraignoreindent"/>
        <w:rPr>
          <w:lang w:val="en-US"/>
        </w:rPr>
      </w:pPr>
      <w:r>
        <w:rPr>
          <w:lang w:val="en-US"/>
        </w:rPr>
        <w:t>This study analyzed the underlying distribution of inflectional suffixes across the verb-noun continuum, in order to trace effects of word class ambiguity. There is a lot of structure in corpus data, and the multivariate approach presented here shows a high potential for identifying trends otherwise drowned by noisy data or covered by highly skewed overlapping distributions. Additionally, understanding morphological data as proportional, rather than count data, allows for intuitive and conceptually interesting interpretations. The observations in the corpus data are in line with previous research in phonetics and neurolinguistic.</w:t>
      </w:r>
    </w:p>
    <w:p>
      <w:pPr>
        <w:pStyle w:val="Paragraph"/>
        <w:rPr>
          <w:lang w:val="en-US"/>
        </w:rPr>
      </w:pPr>
      <w:r>
        <w:rPr>
          <w:lang w:val="en-US"/>
        </w:rPr>
        <w:t>Measures of lexical fixedness/productivity more sophisticated than the proposed fixed-window hapax ratio are also desirable, especially to capture constructions, constructional idioms and other semi-fixed structures. In fact, careful application and improvements on the entire stack of corpus analysis are required, all the way from tokenization, over lemmatization, to POS tagging. In future studies, customized procedures have to be considered that are able to de-noise the information required for a problem like ambiguity, rather than relying on premade one-size-fits-all solutions. This comes at a considerable computation effort but is becoming more and more feasible with modern hardware and/or distributed systems.</w:t>
      </w:r>
    </w:p>
    <w:p>
      <w:pPr>
        <w:pStyle w:val="Paragraph"/>
        <w:rPr>
          <w:lang w:val="en-US"/>
        </w:rPr>
      </w:pPr>
      <w:r>
        <w:rPr>
          <w:lang w:val="en-US"/>
        </w:rPr>
        <w:t xml:space="preserve">Word embeddings, dispersion measures and association statistics show that individual word statistics work best when taking into account the entire corpus. Word embeddings and more recent transformer networks like BERT may provide an interesting route for further studies in ambiguity (e.g. </w:t>
      </w:r>
      <w:hyperlink w:anchor="ref-beekhuizen_et_al21">
        <w:r>
          <w:rPr>
            <w:rStyle w:val="InternetLink"/>
            <w:color w:val="auto"/>
            <w:sz w:val="19"/>
            <w:lang w:val="en-US"/>
          </w:rPr>
          <w:t>Beekhuizen, Armstrong &amp; Stevenson 2021</w:t>
        </w:r>
      </w:hyperlink>
      <w:r>
        <w:rPr>
          <w:lang w:val="en-US"/>
        </w:rPr>
        <w:t xml:space="preserve">; </w:t>
      </w:r>
      <w:hyperlink w:anchor="ref-du_et_al19">
        <w:r>
          <w:rPr>
            <w:rStyle w:val="InternetLink"/>
            <w:color w:val="auto"/>
            <w:sz w:val="19"/>
            <w:lang w:val="en-US"/>
          </w:rPr>
          <w:t>Du, Qi &amp; Sun 2019</w:t>
        </w:r>
      </w:hyperlink>
      <w:r>
        <w:rPr>
          <w:lang w:val="en-US"/>
        </w:rPr>
        <w:t xml:space="preserve">; </w:t>
      </w:r>
      <w:hyperlink w:anchor="ref-wiedemann19">
        <w:r>
          <w:rPr>
            <w:rStyle w:val="InternetLink"/>
            <w:color w:val="auto"/>
            <w:sz w:val="19"/>
            <w:lang w:val="en-US"/>
          </w:rPr>
          <w:t>Wiedemann et al. 2019</w:t>
        </w:r>
      </w:hyperlink>
      <w:r>
        <w:rPr>
          <w:lang w:val="en-US"/>
        </w:rPr>
        <w:t>). Clustering techniques can be used to detect homonymy (</w:t>
      </w:r>
      <w:hyperlink w:anchor="ref-lee21">
        <w:r>
          <w:rPr>
            <w:rStyle w:val="InternetLink"/>
            <w:color w:val="auto"/>
            <w:sz w:val="19"/>
            <w:lang w:val="en-US"/>
          </w:rPr>
          <w:t>Lee 2021</w:t>
        </w:r>
      </w:hyperlink>
      <w:r>
        <w:rPr>
          <w:lang w:val="en-US"/>
        </w:rPr>
        <w:t xml:space="preserve">), which could be used for corpus annotation as an addition to or replacement of classical lemmatization. If proven robust and carefully applied, this could potentially lead to further decreases in noise. The recent successes of word2vec, BERT etc. in practical application are promising for the use in a more descriptive application. They can provide another angle on co-occurrence statistics, and were only sparsely used in this study since there has been little systematic application in corpus linguistics prior to this point. The mentioned techniques can be further enriched by including more contextual and “world knowledge” information, such as images (e.g. </w:t>
      </w:r>
      <w:hyperlink w:anchor="ref-kottur16">
        <w:r>
          <w:rPr>
            <w:rStyle w:val="InternetLink"/>
            <w:color w:val="auto"/>
            <w:sz w:val="19"/>
            <w:lang w:val="en-US"/>
          </w:rPr>
          <w:t>Kottur et al. 2016</w:t>
        </w:r>
      </w:hyperlink>
      <w:r>
        <w:rPr>
          <w:lang w:val="en-US"/>
        </w:rPr>
        <w:t xml:space="preserve">; </w:t>
      </w:r>
      <w:hyperlink w:anchor="ref-shahmohammadi21">
        <w:r>
          <w:rPr>
            <w:rStyle w:val="InternetLink"/>
            <w:color w:val="auto"/>
            <w:sz w:val="19"/>
            <w:lang w:val="en-US"/>
          </w:rPr>
          <w:t>Shahmohammadi, Lensch &amp; Baayen 2021</w:t>
        </w:r>
      </w:hyperlink>
      <w:r>
        <w:rPr>
          <w:lang w:val="en-US"/>
        </w:rPr>
        <w:t>). For the time being, more well-understood dispersion measures, measures of productivity and simple context embeddings can still provide tools to further test where real ambiguity exists and how it affects the system of language.</w:t>
      </w:r>
    </w:p>
    <w:p>
      <w:pPr>
        <w:pStyle w:val="Paragraph"/>
        <w:rPr>
          <w:rStyle w:val="SectionNumber"/>
          <w:rFonts w:ascii="Times New Roman" w:hAnsi="Times New Roman" w:cs="Times New Roman"/>
          <w:bCs w:val="false"/>
          <w:color w:val="auto"/>
          <w:sz w:val="19"/>
          <w:lang w:val="en-US"/>
        </w:rPr>
      </w:pPr>
      <w:r>
        <w:rPr>
          <w:rFonts w:cs="Times New Roman"/>
          <w:bCs w:val="false"/>
          <w:color w:val="auto"/>
          <w:sz w:val="19"/>
          <w:lang w:val="en-US"/>
        </w:rPr>
      </w:r>
      <w:r>
        <w:br w:type="page"/>
      </w:r>
    </w:p>
    <w:p>
      <w:pPr>
        <w:pStyle w:val="Head1"/>
        <w:numPr>
          <w:ilvl w:val="0"/>
          <w:numId w:val="13"/>
        </w:numPr>
        <w:rPr/>
      </w:pPr>
      <w:bookmarkStart w:id="47" w:name="__RefHeading___Toc12542_576252695"/>
      <w:bookmarkEnd w:id="47"/>
      <w:r>
        <w:rPr/>
        <w:t>Appendix</w:t>
      </w:r>
    </w:p>
    <w:p>
      <w:pPr>
        <w:pStyle w:val="Head2"/>
        <w:numPr>
          <w:ilvl w:val="1"/>
          <w:numId w:val="13"/>
        </w:numPr>
        <w:rPr/>
      </w:pPr>
      <w:bookmarkStart w:id="48" w:name="__RefHeading___Toc12544_576252695"/>
      <w:bookmarkEnd w:id="48"/>
      <w:r>
        <w:rPr/>
        <w:t>Model summaries</w:t>
      </w:r>
      <w:bookmarkStart w:id="49" w:name="summaries"/>
      <w:bookmarkEnd w:id="49"/>
    </w:p>
    <w:p>
      <w:pPr>
        <w:pStyle w:val="Head3"/>
        <w:numPr>
          <w:ilvl w:val="2"/>
          <w:numId w:val="13"/>
        </w:numPr>
        <w:rPr>
          <w:rStyle w:val="VerbatimChar"/>
          <w:rFonts w:ascii="Arial" w:hAnsi="Arial"/>
          <w:bCs w:val="false"/>
          <w:color w:val="auto"/>
          <w:sz w:val="19"/>
        </w:rPr>
      </w:pPr>
      <w:bookmarkStart w:id="50" w:name="__RefHeading___Toc12546_576252695"/>
      <w:bookmarkEnd w:id="50"/>
      <w:r>
        <w:rPr/>
        <w:t xml:space="preserve">Verbal </w:t>
      </w:r>
      <w:r>
        <w:rPr>
          <w:i/>
          <w:iCs/>
        </w:rPr>
        <w:t>-s</w:t>
      </w:r>
      <w:bookmarkStart w:id="51" w:name="verbal--s"/>
      <w:bookmarkEnd w:id="51"/>
    </w:p>
    <w:p>
      <w:pPr>
        <w:pStyle w:val="SourceCode"/>
        <w:rPr>
          <w:rFonts w:ascii="Courier New" w:hAnsi="Courier New" w:cs="Courier New"/>
          <w:color w:val="auto"/>
          <w:sz w:val="15"/>
          <w:szCs w:val="15"/>
        </w:rPr>
      </w:pPr>
      <w:r>
        <w:rPr>
          <w:rStyle w:val="VerbatimChar"/>
          <w:rFonts w:cs="Courier New" w:ascii="Courier New" w:hAnsi="Courier New"/>
          <w:color w:val="auto"/>
          <w:sz w:val="15"/>
          <w:szCs w:val="15"/>
        </w:rPr>
        <w:t># Fixed Effects</w:t>
      </w:r>
      <w:r>
        <w:rPr>
          <w:rFonts w:cs="Courier New" w:ascii="Courier New" w:hAnsi="Courier New"/>
          <w:color w:val="auto"/>
          <w:sz w:val="15"/>
          <w:szCs w:val="15"/>
        </w:rPr>
        <w:br/>
        <w:br/>
      </w:r>
      <w:r>
        <w:rPr>
          <w:rStyle w:val="VerbatimChar"/>
          <w:rFonts w:cs="Courier New" w:ascii="Courier New" w:hAnsi="Courier New"/>
          <w:color w:val="auto"/>
          <w:sz w:val="15"/>
          <w:szCs w:val="15"/>
        </w:rPr>
        <w:t>Parameter    | Coefficient |   SE |         95% CI | t(5810.18) |      p</w:t>
      </w:r>
      <w:r>
        <w:rPr>
          <w:rFonts w:cs="Courier New" w:ascii="Courier New" w:hAnsi="Courier New"/>
          <w:color w:val="auto"/>
          <w:sz w:val="15"/>
          <w:szCs w:val="15"/>
        </w:rPr>
        <w:br/>
      </w:r>
      <w:r>
        <w:rPr>
          <w:rStyle w:val="VerbatimChar"/>
          <w:rFonts w:cs="Courier New" w:ascii="Courier New" w:hAnsi="Courier New"/>
          <w:color w:val="auto"/>
          <w:sz w:val="15"/>
          <w:szCs w:val="15"/>
        </w:rPr>
        <w:t>------------------------------------------------------------------------</w:t>
      </w:r>
      <w:r>
        <w:rPr>
          <w:rFonts w:cs="Courier New" w:ascii="Courier New" w:hAnsi="Courier New"/>
          <w:color w:val="auto"/>
          <w:sz w:val="15"/>
          <w:szCs w:val="15"/>
        </w:rPr>
        <w:br/>
      </w:r>
      <w:r>
        <w:rPr>
          <w:rStyle w:val="VerbatimChar"/>
          <w:rFonts w:cs="Courier New" w:ascii="Courier New" w:hAnsi="Courier New"/>
          <w:color w:val="auto"/>
          <w:sz w:val="15"/>
          <w:szCs w:val="15"/>
        </w:rPr>
        <w:t>(Intercept)  |       -4.79 | 0.24 | [-5.26, -4.33] |     -20.20 | &lt; .001</w:t>
      </w:r>
      <w:r>
        <w:rPr>
          <w:rFonts w:cs="Courier New" w:ascii="Courier New" w:hAnsi="Courier New"/>
          <w:color w:val="auto"/>
          <w:sz w:val="15"/>
          <w:szCs w:val="15"/>
        </w:rPr>
        <w:br/>
      </w:r>
      <w:r>
        <w:rPr>
          <w:rStyle w:val="VerbatimChar"/>
          <w:rFonts w:cs="Courier New" w:ascii="Courier New" w:hAnsi="Courier New"/>
          <w:color w:val="auto"/>
          <w:sz w:val="15"/>
          <w:szCs w:val="15"/>
        </w:rPr>
        <w:t>conversion   |        0.56 | 0.02 | [ 0.51,  0.60] |      24.16 | &lt; .001</w:t>
      </w:r>
      <w:r>
        <w:rPr>
          <w:rFonts w:cs="Courier New" w:ascii="Courier New" w:hAnsi="Courier New"/>
          <w:color w:val="auto"/>
          <w:sz w:val="15"/>
          <w:szCs w:val="15"/>
        </w:rPr>
        <w:br/>
      </w:r>
      <w:r>
        <w:rPr>
          <w:rStyle w:val="VerbatimChar"/>
          <w:rFonts w:cs="Courier New" w:ascii="Courier New" w:hAnsi="Courier New"/>
          <w:color w:val="auto"/>
          <w:sz w:val="15"/>
          <w:szCs w:val="15"/>
        </w:rPr>
        <w:t xml:space="preserve">dwg          |        0.07 | 0.37 | [-0.66,  0.81] |       0.20 | 0.841 </w:t>
      </w:r>
      <w:r>
        <w:rPr>
          <w:rFonts w:cs="Courier New" w:ascii="Courier New" w:hAnsi="Courier New"/>
          <w:color w:val="auto"/>
          <w:sz w:val="15"/>
          <w:szCs w:val="15"/>
        </w:rPr>
        <w:br/>
      </w:r>
      <w:r>
        <w:rPr>
          <w:rStyle w:val="VerbatimChar"/>
          <w:rFonts w:cs="Courier New" w:ascii="Courier New" w:hAnsi="Courier New"/>
          <w:color w:val="auto"/>
          <w:sz w:val="15"/>
          <w:szCs w:val="15"/>
        </w:rPr>
        <w:t>cos_sim_s    |        0.90 | 0.05 | [ 0.79,  1.00] |      16.73 | &lt; .001</w:t>
      </w:r>
      <w:r>
        <w:rPr>
          <w:rFonts w:cs="Courier New" w:ascii="Courier New" w:hAnsi="Courier New"/>
          <w:color w:val="auto"/>
          <w:sz w:val="15"/>
          <w:szCs w:val="15"/>
        </w:rPr>
        <w:br/>
      </w:r>
      <w:r>
        <w:rPr>
          <w:rStyle w:val="VerbatimChar"/>
          <w:rFonts w:cs="Courier New" w:ascii="Courier New" w:hAnsi="Courier New"/>
          <w:color w:val="auto"/>
          <w:sz w:val="15"/>
          <w:szCs w:val="15"/>
        </w:rPr>
        <w:t>alpha1_right |        1.89 | 0.23 | [ 1.45,  2.34] |       8.28 | &lt; .001</w:t>
      </w:r>
      <w:r>
        <w:rPr>
          <w:rFonts w:cs="Courier New" w:ascii="Courier New" w:hAnsi="Courier New"/>
          <w:color w:val="auto"/>
          <w:sz w:val="15"/>
          <w:szCs w:val="15"/>
        </w:rPr>
        <w:br/>
      </w:r>
      <w:r>
        <w:rPr>
          <w:rStyle w:val="VerbatimChar"/>
          <w:rFonts w:cs="Courier New" w:ascii="Courier New" w:hAnsi="Courier New"/>
          <w:color w:val="auto"/>
          <w:sz w:val="15"/>
          <w:szCs w:val="15"/>
        </w:rPr>
        <w:t>alpha1_left  |        1.47 | 0.20 | [ 1.09,  1.86] |       7.53 | &lt; .001</w:t>
      </w:r>
      <w:r>
        <w:rPr>
          <w:rFonts w:cs="Courier New" w:ascii="Courier New" w:hAnsi="Courier New"/>
          <w:color w:val="auto"/>
          <w:sz w:val="15"/>
          <w:szCs w:val="15"/>
        </w:rPr>
        <w:br/>
        <w:br/>
      </w:r>
      <w:bookmarkStart w:id="52" w:name="_Hlk81427056"/>
      <w:r>
        <w:rPr>
          <w:rStyle w:val="VerbatimChar"/>
          <w:rFonts w:cs="Courier New" w:ascii="Courier New" w:hAnsi="Courier New"/>
          <w:color w:val="auto"/>
          <w:sz w:val="15"/>
          <w:szCs w:val="15"/>
        </w:rPr>
        <w:t># Sigma</w:t>
      </w:r>
      <w:r>
        <w:rPr>
          <w:rFonts w:cs="Courier New" w:ascii="Courier New" w:hAnsi="Courier New"/>
          <w:color w:val="auto"/>
          <w:sz w:val="15"/>
          <w:szCs w:val="15"/>
        </w:rPr>
        <w:br/>
        <w:br/>
      </w:r>
      <w:r>
        <w:rPr>
          <w:rStyle w:val="VerbatimChar"/>
          <w:rFonts w:cs="Courier New" w:ascii="Courier New" w:hAnsi="Courier New"/>
          <w:color w:val="auto"/>
          <w:sz w:val="15"/>
          <w:szCs w:val="15"/>
        </w:rPr>
        <w:t>Parameter              | Coefficient |   SE |         95% CI | t(5810.18) |      p</w:t>
      </w:r>
      <w:r>
        <w:rPr>
          <w:rFonts w:cs="Courier New" w:ascii="Courier New" w:hAnsi="Courier New"/>
          <w:color w:val="auto"/>
          <w:sz w:val="15"/>
          <w:szCs w:val="15"/>
        </w:rPr>
        <w:br/>
      </w:r>
      <w:r>
        <w:rPr>
          <w:rStyle w:val="VerbatimChar"/>
          <w:rFonts w:cs="Courier New" w:ascii="Courier New" w:hAnsi="Courier New"/>
          <w:color w:val="auto"/>
          <w:sz w:val="15"/>
          <w:szCs w:val="15"/>
        </w:rPr>
        <w:t>----------------------------------------------------------------------------------</w:t>
      </w:r>
      <w:r>
        <w:rPr>
          <w:rFonts w:cs="Courier New" w:ascii="Courier New" w:hAnsi="Courier New"/>
          <w:color w:val="auto"/>
          <w:sz w:val="15"/>
          <w:szCs w:val="15"/>
        </w:rPr>
        <w:br/>
      </w:r>
      <w:r>
        <w:rPr>
          <w:rStyle w:val="VerbatimChar"/>
          <w:rFonts w:cs="Courier New" w:ascii="Courier New" w:hAnsi="Courier New"/>
          <w:color w:val="auto"/>
          <w:sz w:val="15"/>
          <w:szCs w:val="15"/>
        </w:rPr>
        <w:t>(Intercept)            |       -3.15 | 0.24 | [-3.62, -2.68] |     -13.25 | &lt; .001</w:t>
      </w:r>
      <w:r>
        <w:rPr>
          <w:rFonts w:cs="Courier New" w:ascii="Courier New" w:hAnsi="Courier New"/>
          <w:color w:val="auto"/>
          <w:sz w:val="15"/>
          <w:szCs w:val="15"/>
        </w:rPr>
        <w:br/>
      </w:r>
      <w:r>
        <w:rPr>
          <w:rStyle w:val="VerbatimChar"/>
          <w:rFonts w:cs="Courier New" w:ascii="Courier New" w:hAnsi="Courier New"/>
          <w:color w:val="auto"/>
          <w:sz w:val="15"/>
          <w:szCs w:val="15"/>
        </w:rPr>
        <w:t>pb(conversion, df = 5) |        0.64 | 0.02 | [ 0.60,  0.68] |      30.04 | &lt; .001</w:t>
      </w:r>
      <w:r>
        <w:rPr>
          <w:rFonts w:cs="Courier New" w:ascii="Courier New" w:hAnsi="Courier New"/>
          <w:color w:val="auto"/>
          <w:sz w:val="15"/>
          <w:szCs w:val="15"/>
        </w:rPr>
        <w:br/>
      </w:r>
      <w:r>
        <w:rPr>
          <w:rStyle w:val="VerbatimChar"/>
          <w:rFonts w:cs="Courier New" w:ascii="Courier New" w:hAnsi="Courier New"/>
          <w:color w:val="auto"/>
          <w:sz w:val="15"/>
          <w:szCs w:val="15"/>
        </w:rPr>
        <w:t>dwg                    |        2.05 | 0.36 | [ 1.34,  2.76] |       5.66 | &lt; .001</w:t>
      </w:r>
      <w:r>
        <w:rPr>
          <w:rFonts w:cs="Courier New" w:ascii="Courier New" w:hAnsi="Courier New"/>
          <w:color w:val="auto"/>
          <w:sz w:val="15"/>
          <w:szCs w:val="15"/>
        </w:rPr>
        <w:br/>
      </w:r>
      <w:r>
        <w:rPr>
          <w:rStyle w:val="VerbatimChar"/>
          <w:rFonts w:cs="Courier New" w:ascii="Courier New" w:hAnsi="Courier New"/>
          <w:color w:val="auto"/>
          <w:sz w:val="15"/>
          <w:szCs w:val="15"/>
        </w:rPr>
        <w:t>alpha1_right           |        1.16 | 0.24 | [ 0.69,  1.62] |       4.86 | &lt; .001</w:t>
      </w:r>
      <w:r>
        <w:rPr>
          <w:rFonts w:cs="Courier New" w:ascii="Courier New" w:hAnsi="Courier New"/>
          <w:color w:val="auto"/>
          <w:sz w:val="15"/>
          <w:szCs w:val="15"/>
        </w:rPr>
        <w:br/>
      </w:r>
      <w:r>
        <w:rPr>
          <w:rStyle w:val="VerbatimChar"/>
          <w:rFonts w:cs="Courier New" w:ascii="Courier New" w:hAnsi="Courier New"/>
          <w:color w:val="auto"/>
          <w:sz w:val="15"/>
          <w:szCs w:val="15"/>
        </w:rPr>
        <w:t>alpha1_left            |        1.24 | 0.21 | [ 0.84,  1.65] |       5.97 | &lt; .001</w:t>
      </w:r>
      <w:r>
        <w:rPr>
          <w:rFonts w:cs="Courier New" w:ascii="Courier New" w:hAnsi="Courier New"/>
          <w:color w:val="auto"/>
          <w:sz w:val="15"/>
          <w:szCs w:val="15"/>
        </w:rPr>
        <w:br/>
      </w:r>
      <w:r>
        <w:rPr>
          <w:rStyle w:val="VerbatimChar"/>
          <w:rFonts w:cs="Courier New" w:ascii="Courier New" w:hAnsi="Courier New"/>
          <w:color w:val="auto"/>
          <w:sz w:val="15"/>
          <w:szCs w:val="15"/>
        </w:rPr>
        <w:t>cos_sim_s              |        0.27 | 0.05 | [ 0.16,  0.37] |       4.90 | &lt; .001</w:t>
      </w:r>
      <w:bookmarkEnd w:id="52"/>
      <w:r>
        <w:rPr>
          <w:rFonts w:cs="Courier New" w:ascii="Courier New" w:hAnsi="Courier New"/>
          <w:color w:val="auto"/>
          <w:sz w:val="15"/>
          <w:szCs w:val="15"/>
        </w:rPr>
        <w:br/>
        <w:br/>
      </w:r>
      <w:bookmarkStart w:id="53" w:name="_Hlk81427612"/>
      <w:r>
        <w:rPr>
          <w:rStyle w:val="VerbatimChar"/>
          <w:rFonts w:cs="Courier New" w:ascii="Courier New" w:hAnsi="Courier New"/>
          <w:color w:val="auto"/>
          <w:sz w:val="15"/>
          <w:szCs w:val="15"/>
        </w:rPr>
        <w:t># Nu</w:t>
      </w:r>
      <w:r>
        <w:rPr>
          <w:rFonts w:cs="Courier New" w:ascii="Courier New" w:hAnsi="Courier New"/>
          <w:color w:val="auto"/>
          <w:sz w:val="15"/>
          <w:szCs w:val="15"/>
        </w:rPr>
        <w:br/>
        <w:br/>
      </w:r>
      <w:r>
        <w:rPr>
          <w:rStyle w:val="VerbatimChar"/>
          <w:rFonts w:cs="Courier New" w:ascii="Courier New" w:hAnsi="Courier New"/>
          <w:color w:val="auto"/>
          <w:sz w:val="15"/>
          <w:szCs w:val="15"/>
        </w:rPr>
        <w:t>Parameter              | Coefficient |   SE |         95% CI | t(5810.18) |      p</w:t>
      </w:r>
      <w:r>
        <w:rPr>
          <w:rFonts w:cs="Courier New" w:ascii="Courier New" w:hAnsi="Courier New"/>
          <w:color w:val="auto"/>
          <w:sz w:val="15"/>
          <w:szCs w:val="15"/>
        </w:rPr>
        <w:br/>
      </w:r>
      <w:r>
        <w:rPr>
          <w:rStyle w:val="VerbatimChar"/>
          <w:rFonts w:cs="Courier New" w:ascii="Courier New" w:hAnsi="Courier New"/>
          <w:color w:val="auto"/>
          <w:sz w:val="15"/>
          <w:szCs w:val="15"/>
        </w:rPr>
        <w:t>----------------------------------------------------------------------------------</w:t>
      </w:r>
      <w:r>
        <w:rPr>
          <w:rFonts w:cs="Courier New" w:ascii="Courier New" w:hAnsi="Courier New"/>
          <w:color w:val="auto"/>
          <w:sz w:val="15"/>
          <w:szCs w:val="15"/>
        </w:rPr>
        <w:br/>
      </w:r>
      <w:r>
        <w:rPr>
          <w:rStyle w:val="VerbatimChar"/>
          <w:rFonts w:cs="Courier New" w:ascii="Courier New" w:hAnsi="Courier New"/>
          <w:color w:val="auto"/>
          <w:sz w:val="15"/>
          <w:szCs w:val="15"/>
        </w:rPr>
        <w:t>(Intercept)            |       -2.47 | 0.73 | [-3.89, -1.05] |      -3.41 | &lt; .001</w:t>
      </w:r>
      <w:r>
        <w:rPr>
          <w:rFonts w:cs="Courier New" w:ascii="Courier New" w:hAnsi="Courier New"/>
          <w:color w:val="auto"/>
          <w:sz w:val="15"/>
          <w:szCs w:val="15"/>
        </w:rPr>
        <w:br/>
      </w:r>
      <w:r>
        <w:rPr>
          <w:rStyle w:val="VerbatimChar"/>
          <w:rFonts w:cs="Courier New" w:ascii="Courier New" w:hAnsi="Courier New"/>
          <w:color w:val="auto"/>
          <w:sz w:val="15"/>
          <w:szCs w:val="15"/>
        </w:rPr>
        <w:t>pb(conversion, df = 5) |        2.85 | 0.09 | [ 2.67,  3.03] |      31.07 | &lt; .001</w:t>
      </w:r>
      <w:r>
        <w:rPr>
          <w:rFonts w:cs="Courier New" w:ascii="Courier New" w:hAnsi="Courier New"/>
          <w:color w:val="auto"/>
          <w:sz w:val="15"/>
          <w:szCs w:val="15"/>
        </w:rPr>
        <w:br/>
      </w:r>
      <w:r>
        <w:rPr>
          <w:rStyle w:val="VerbatimChar"/>
          <w:rFonts w:cs="Courier New" w:ascii="Courier New" w:hAnsi="Courier New"/>
          <w:color w:val="auto"/>
          <w:sz w:val="15"/>
          <w:szCs w:val="15"/>
        </w:rPr>
        <w:t xml:space="preserve">dwg                    |       -0.02 | 0.96 | [-1.91,  1.87] |      -0.02 | 0.982 </w:t>
      </w:r>
      <w:r>
        <w:rPr>
          <w:rFonts w:cs="Courier New" w:ascii="Courier New" w:hAnsi="Courier New"/>
          <w:color w:val="auto"/>
          <w:sz w:val="15"/>
          <w:szCs w:val="15"/>
        </w:rPr>
        <w:br/>
      </w:r>
      <w:r>
        <w:rPr>
          <w:rStyle w:val="VerbatimChar"/>
          <w:rFonts w:cs="Courier New" w:ascii="Courier New" w:hAnsi="Courier New"/>
          <w:color w:val="auto"/>
          <w:sz w:val="15"/>
          <w:szCs w:val="15"/>
        </w:rPr>
        <w:t xml:space="preserve">alpha1_right           |        0.47 | 0.72 | [-0.93,  1.88] |       0.66 | 0.511 </w:t>
      </w:r>
      <w:r>
        <w:rPr>
          <w:rFonts w:cs="Courier New" w:ascii="Courier New" w:hAnsi="Courier New"/>
          <w:color w:val="auto"/>
          <w:sz w:val="15"/>
          <w:szCs w:val="15"/>
        </w:rPr>
        <w:br/>
      </w:r>
      <w:r>
        <w:rPr>
          <w:rStyle w:val="VerbatimChar"/>
          <w:rFonts w:cs="Courier New" w:ascii="Courier New" w:hAnsi="Courier New"/>
          <w:color w:val="auto"/>
          <w:sz w:val="15"/>
          <w:szCs w:val="15"/>
        </w:rPr>
        <w:t xml:space="preserve">alpha1_left            |        1.39 | 0.69 | [ 0.03,  2.74] |       2.01 | 0.045 </w:t>
      </w:r>
      <w:r>
        <w:rPr>
          <w:rFonts w:cs="Courier New" w:ascii="Courier New" w:hAnsi="Courier New"/>
          <w:color w:val="auto"/>
          <w:sz w:val="15"/>
          <w:szCs w:val="15"/>
        </w:rPr>
        <w:br/>
      </w:r>
      <w:r>
        <w:rPr>
          <w:rStyle w:val="VerbatimChar"/>
          <w:rFonts w:cs="Courier New" w:ascii="Courier New" w:hAnsi="Courier New"/>
          <w:color w:val="auto"/>
          <w:sz w:val="15"/>
          <w:szCs w:val="15"/>
        </w:rPr>
        <w:t>cos_sim_s              |       -2.16 | 0.17 | [-2.49, -1.83] |     -12.84 | &lt; .001</w:t>
      </w:r>
      <w:r>
        <w:rPr>
          <w:rFonts w:cs="Courier New" w:ascii="Courier New" w:hAnsi="Courier New"/>
          <w:color w:val="auto"/>
          <w:sz w:val="15"/>
          <w:szCs w:val="15"/>
        </w:rPr>
        <w:br/>
      </w:r>
      <w:bookmarkStart w:id="54" w:name="_Hlk81429246"/>
      <w:bookmarkEnd w:id="53"/>
      <w:r>
        <w:rPr>
          <w:rFonts w:cs="Courier New" w:ascii="Courier New" w:hAnsi="Courier New"/>
          <w:color w:val="auto"/>
          <w:sz w:val="15"/>
          <w:szCs w:val="15"/>
        </w:rPr>
        <w:br/>
      </w:r>
      <w:bookmarkStart w:id="55" w:name="_Hlk81428357"/>
      <w:r>
        <w:rPr>
          <w:rStyle w:val="VerbatimChar"/>
          <w:rFonts w:cs="Courier New" w:ascii="Courier New" w:hAnsi="Courier New"/>
          <w:color w:val="auto"/>
          <w:sz w:val="15"/>
          <w:szCs w:val="15"/>
        </w:rPr>
        <w:t># Tau</w:t>
      </w:r>
      <w:r>
        <w:rPr>
          <w:rFonts w:cs="Courier New" w:ascii="Courier New" w:hAnsi="Courier New"/>
          <w:color w:val="auto"/>
          <w:sz w:val="15"/>
          <w:szCs w:val="15"/>
        </w:rPr>
        <w:br/>
        <w:br/>
      </w:r>
      <w:r>
        <w:rPr>
          <w:rStyle w:val="VerbatimChar"/>
          <w:rFonts w:cs="Courier New" w:ascii="Courier New" w:hAnsi="Courier New"/>
          <w:color w:val="auto"/>
          <w:sz w:val="15"/>
          <w:szCs w:val="15"/>
        </w:rPr>
        <w:t>Parameter              | Coefficient |   SE |          95% CI | t(5810.18) |      p</w:t>
      </w:r>
      <w:r>
        <w:rPr>
          <w:rFonts w:cs="Courier New" w:ascii="Courier New" w:hAnsi="Courier New"/>
          <w:color w:val="auto"/>
          <w:sz w:val="15"/>
          <w:szCs w:val="15"/>
        </w:rPr>
        <w:br/>
      </w:r>
      <w:r>
        <w:rPr>
          <w:rStyle w:val="VerbatimChar"/>
          <w:rFonts w:cs="Courier New" w:ascii="Courier New" w:hAnsi="Courier New"/>
          <w:color w:val="auto"/>
          <w:sz w:val="15"/>
          <w:szCs w:val="15"/>
        </w:rPr>
        <w:t>-----------------------------------------------------------------------------------</w:t>
      </w:r>
      <w:r>
        <w:rPr>
          <w:rFonts w:cs="Courier New" w:ascii="Courier New" w:hAnsi="Courier New"/>
          <w:color w:val="auto"/>
          <w:sz w:val="15"/>
          <w:szCs w:val="15"/>
        </w:rPr>
        <w:br/>
      </w:r>
      <w:r>
        <w:rPr>
          <w:rStyle w:val="VerbatimChar"/>
          <w:rFonts w:cs="Courier New" w:ascii="Courier New" w:hAnsi="Courier New"/>
          <w:color w:val="auto"/>
          <w:sz w:val="15"/>
          <w:szCs w:val="15"/>
        </w:rPr>
        <w:t>(Intercept)            |      -14.11 | 3.06 | [-20.10, -8.12] |      -4.62 | &lt; .001</w:t>
      </w:r>
      <w:r>
        <w:rPr>
          <w:rFonts w:cs="Courier New" w:ascii="Courier New" w:hAnsi="Courier New"/>
          <w:color w:val="auto"/>
          <w:sz w:val="15"/>
          <w:szCs w:val="15"/>
        </w:rPr>
        <w:br/>
      </w:r>
      <w:r>
        <w:rPr>
          <w:rStyle w:val="VerbatimChar"/>
          <w:rFonts w:cs="Courier New" w:ascii="Courier New" w:hAnsi="Courier New"/>
          <w:color w:val="auto"/>
          <w:sz w:val="15"/>
          <w:szCs w:val="15"/>
        </w:rPr>
        <w:t xml:space="preserve">pb(conversion, df = 5) |        4.92 | 2.01 | [  0.98,  8.85] |       2.45 | 0.014 </w:t>
      </w:r>
      <w:r>
        <w:rPr>
          <w:rFonts w:cs="Courier New" w:ascii="Courier New" w:hAnsi="Courier New"/>
          <w:color w:val="auto"/>
          <w:sz w:val="15"/>
          <w:szCs w:val="15"/>
        </w:rPr>
        <w:br/>
      </w:r>
      <w:r>
        <w:rPr>
          <w:rStyle w:val="VerbatimChar"/>
          <w:rFonts w:cs="Courier New" w:ascii="Courier New" w:hAnsi="Courier New"/>
          <w:color w:val="auto"/>
          <w:sz w:val="15"/>
          <w:szCs w:val="15"/>
        </w:rPr>
        <w:t xml:space="preserve">dwg                    |       -1.83 | 2.52 | [ -6.77,  3.10] |      -0.73 | 0.467 </w:t>
      </w:r>
      <w:r>
        <w:rPr>
          <w:rFonts w:cs="Courier New" w:ascii="Courier New" w:hAnsi="Courier New"/>
          <w:color w:val="auto"/>
          <w:sz w:val="15"/>
          <w:szCs w:val="15"/>
        </w:rPr>
        <w:br/>
      </w:r>
      <w:r>
        <w:rPr>
          <w:rStyle w:val="VerbatimChar"/>
          <w:rFonts w:cs="Courier New" w:ascii="Courier New" w:hAnsi="Courier New"/>
          <w:color w:val="auto"/>
          <w:sz w:val="15"/>
          <w:szCs w:val="15"/>
        </w:rPr>
        <w:t xml:space="preserve">alpha1_right           |        1.96 | 1.88 | [ -1.73,  5.66] |       1.04 | 0.298 </w:t>
      </w:r>
      <w:r>
        <w:rPr>
          <w:rFonts w:cs="Courier New" w:ascii="Courier New" w:hAnsi="Courier New"/>
          <w:color w:val="auto"/>
          <w:sz w:val="15"/>
          <w:szCs w:val="15"/>
        </w:rPr>
        <w:br/>
      </w:r>
      <w:r>
        <w:rPr>
          <w:rStyle w:val="VerbatimChar"/>
          <w:rFonts w:cs="Courier New" w:ascii="Courier New" w:hAnsi="Courier New"/>
          <w:color w:val="auto"/>
          <w:sz w:val="15"/>
          <w:szCs w:val="15"/>
        </w:rPr>
        <w:t>alpha1_left            |        9.45 | 2.68 | [  4.20, 14.71] |       3.52 | &lt; .001</w:t>
      </w:r>
      <w:r>
        <w:rPr>
          <w:rFonts w:cs="Courier New" w:ascii="Courier New" w:hAnsi="Courier New"/>
          <w:color w:val="auto"/>
          <w:sz w:val="15"/>
          <w:szCs w:val="15"/>
        </w:rPr>
        <w:br/>
      </w:r>
      <w:r>
        <w:rPr>
          <w:rStyle w:val="VerbatimChar"/>
          <w:rFonts w:cs="Courier New" w:ascii="Courier New" w:hAnsi="Courier New"/>
          <w:color w:val="auto"/>
          <w:sz w:val="15"/>
          <w:szCs w:val="15"/>
        </w:rPr>
        <w:t>cos_sim_s              |       -2.13 | 0.64 | [ -3.38, -0.88] |      -3.33 | &lt; .001</w:t>
      </w:r>
      <w:bookmarkEnd w:id="54"/>
      <w:bookmarkEnd w:id="55"/>
    </w:p>
    <w:p>
      <w:pPr>
        <w:pStyle w:val="SourceCode"/>
        <w:rPr>
          <w:lang w:val="en-US"/>
        </w:rPr>
      </w:pPr>
      <w:r>
        <w:rPr>
          <w:rStyle w:val="VerbatimChar"/>
          <w:rFonts w:cs="Courier New" w:ascii="Courier New" w:hAnsi="Courier New"/>
          <w:color w:val="auto"/>
          <w:sz w:val="15"/>
          <w:szCs w:val="15"/>
          <w:lang w:val="en-US"/>
        </w:rPr>
        <w:t xml:space="preserve">------------------------------------------------------------------ </w:t>
      </w:r>
      <w:r>
        <w:rPr>
          <w:rFonts w:cs="Courier New" w:ascii="Courier New" w:hAnsi="Courier New"/>
          <w:color w:val="auto"/>
          <w:sz w:val="15"/>
          <w:szCs w:val="15"/>
          <w:lang w:val="en-US"/>
        </w:rPr>
        <w:br/>
      </w:r>
      <w:r>
        <w:rPr>
          <w:rStyle w:val="VerbatimChar"/>
          <w:rFonts w:cs="Courier New" w:ascii="Courier New" w:hAnsi="Courier New"/>
          <w:color w:val="auto"/>
          <w:sz w:val="15"/>
          <w:szCs w:val="15"/>
          <w:lang w:val="en-US"/>
        </w:rPr>
        <w:t xml:space="preserve"> No. of observations in the fit:  5923  </w:t>
      </w:r>
      <w:r>
        <w:rPr>
          <w:rFonts w:cs="Courier New" w:ascii="Courier New" w:hAnsi="Courier New"/>
          <w:color w:val="auto"/>
          <w:sz w:val="15"/>
          <w:szCs w:val="15"/>
          <w:lang w:val="en-US"/>
        </w:rPr>
        <w:br/>
      </w:r>
      <w:r>
        <w:rPr>
          <w:rStyle w:val="VerbatimChar"/>
          <w:rFonts w:cs="Courier New" w:ascii="Courier New" w:hAnsi="Courier New"/>
          <w:color w:val="auto"/>
          <w:sz w:val="15"/>
          <w:szCs w:val="15"/>
          <w:lang w:val="en-US"/>
        </w:rPr>
        <w:t xml:space="preserve"> Degrees of Freedom for the fit:  112.8151 </w:t>
      </w:r>
      <w:r>
        <w:rPr>
          <w:rFonts w:cs="Courier New" w:ascii="Courier New" w:hAnsi="Courier New"/>
          <w:color w:val="auto"/>
          <w:sz w:val="15"/>
          <w:szCs w:val="15"/>
          <w:lang w:val="en-US"/>
        </w:rPr>
        <w:br/>
      </w:r>
      <w:r>
        <w:rPr>
          <w:rStyle w:val="VerbatimChar"/>
          <w:rFonts w:cs="Courier New" w:ascii="Courier New" w:hAnsi="Courier New"/>
          <w:color w:val="auto"/>
          <w:sz w:val="15"/>
          <w:szCs w:val="15"/>
          <w:lang w:val="en-US"/>
        </w:rPr>
        <w:t xml:space="preserve">       Residual Deg. of Freedom:  5810.185  </w:t>
      </w:r>
      <w:r>
        <w:rPr>
          <w:rFonts w:cs="Courier New" w:ascii="Courier New" w:hAnsi="Courier New"/>
          <w:color w:val="auto"/>
          <w:sz w:val="15"/>
          <w:szCs w:val="15"/>
          <w:lang w:val="en-US"/>
        </w:rPr>
        <w:br/>
      </w:r>
      <w:r>
        <w:rPr>
          <w:rStyle w:val="VerbatimChar"/>
          <w:rFonts w:cs="Courier New" w:ascii="Courier New" w:hAnsi="Courier New"/>
          <w:color w:val="auto"/>
          <w:sz w:val="15"/>
          <w:szCs w:val="15"/>
          <w:lang w:val="en-US"/>
        </w:rPr>
        <w:t xml:space="preserve">                       at cycle:  30  </w:t>
      </w:r>
      <w:r>
        <w:rPr>
          <w:rFonts w:cs="Courier New" w:ascii="Courier New" w:hAnsi="Courier New"/>
          <w:color w:val="auto"/>
          <w:sz w:val="15"/>
          <w:szCs w:val="15"/>
          <w:lang w:val="en-US"/>
        </w:rPr>
        <w:br/>
      </w:r>
      <w:r>
        <w:rPr>
          <w:rStyle w:val="VerbatimChar"/>
          <w:rFonts w:cs="Courier New" w:ascii="Courier New" w:hAnsi="Courier New"/>
          <w:color w:val="auto"/>
          <w:sz w:val="15"/>
          <w:szCs w:val="15"/>
          <w:lang w:val="en-US"/>
        </w:rPr>
        <w:t xml:space="preserve">   </w:t>
      </w:r>
      <w:r>
        <w:rPr>
          <w:rFonts w:cs="Courier New" w:ascii="Courier New" w:hAnsi="Courier New"/>
          <w:color w:val="auto"/>
          <w:sz w:val="15"/>
          <w:szCs w:val="15"/>
          <w:lang w:val="en-US"/>
        </w:rPr>
        <w:br/>
      </w:r>
      <w:r>
        <w:rPr>
          <w:rStyle w:val="VerbatimChar"/>
          <w:rFonts w:cs="Courier New" w:ascii="Courier New" w:hAnsi="Courier New"/>
          <w:color w:val="auto"/>
          <w:sz w:val="15"/>
          <w:szCs w:val="15"/>
          <w:lang w:val="en-US"/>
        </w:rPr>
        <w:t xml:space="preserve"> Global Deviance:     -9669.721  </w:t>
      </w:r>
      <w:r>
        <w:rPr>
          <w:rFonts w:cs="Courier New" w:ascii="Courier New" w:hAnsi="Courier New"/>
          <w:color w:val="auto"/>
          <w:sz w:val="15"/>
          <w:szCs w:val="15"/>
          <w:lang w:val="en-US"/>
        </w:rPr>
        <w:br/>
      </w:r>
      <w:r>
        <w:rPr>
          <w:rStyle w:val="VerbatimChar"/>
          <w:rFonts w:cs="Courier New" w:ascii="Courier New" w:hAnsi="Courier New"/>
          <w:color w:val="auto"/>
          <w:sz w:val="15"/>
          <w:szCs w:val="15"/>
          <w:lang w:val="en-US"/>
        </w:rPr>
        <w:t xml:space="preserve">             AIC:     -9444.091  </w:t>
      </w:r>
      <w:r>
        <w:rPr>
          <w:rFonts w:cs="Courier New" w:ascii="Courier New" w:hAnsi="Courier New"/>
          <w:color w:val="auto"/>
          <w:sz w:val="15"/>
          <w:szCs w:val="15"/>
          <w:lang w:val="en-US"/>
        </w:rPr>
        <w:br/>
      </w:r>
      <w:r>
        <w:rPr>
          <w:rStyle w:val="VerbatimChar"/>
          <w:rFonts w:cs="Courier New" w:ascii="Courier New" w:hAnsi="Courier New"/>
          <w:color w:val="auto"/>
          <w:sz w:val="15"/>
          <w:szCs w:val="15"/>
          <w:lang w:val="en-US"/>
        </w:rPr>
        <w:t xml:space="preserve">             SBC:     -8689.741  </w:t>
      </w:r>
      <w:r>
        <w:rPr>
          <w:rFonts w:cs="Courier New" w:ascii="Courier New" w:hAnsi="Courier New"/>
          <w:color w:val="auto"/>
          <w:sz w:val="15"/>
          <w:szCs w:val="15"/>
          <w:lang w:val="en-US"/>
        </w:rPr>
        <w:br/>
      </w:r>
      <w:r>
        <w:rPr>
          <w:rStyle w:val="VerbatimChar"/>
          <w:rFonts w:cs="Courier New" w:ascii="Courier New" w:hAnsi="Courier New"/>
          <w:color w:val="auto"/>
          <w:sz w:val="15"/>
          <w:szCs w:val="15"/>
          <w:lang w:val="en-US"/>
        </w:rPr>
        <w:t xml:space="preserve"> ------------------------------------------------------------------</w:t>
      </w:r>
      <w:r>
        <w:rPr>
          <w:rStyle w:val="VerbatimChar"/>
          <w:rFonts w:ascii="FreeMono" w:hAnsi="FreeMono"/>
          <w:color w:val="auto"/>
          <w:sz w:val="18"/>
          <w:szCs w:val="18"/>
          <w:lang w:val="en-US"/>
        </w:rPr>
        <w:t xml:space="preserve"> </w:t>
      </w:r>
      <w:r>
        <w:br w:type="page"/>
      </w:r>
    </w:p>
    <w:p>
      <w:pPr>
        <w:pStyle w:val="Head3"/>
        <w:numPr>
          <w:ilvl w:val="2"/>
          <w:numId w:val="13"/>
        </w:numPr>
        <w:rPr>
          <w:rStyle w:val="VerbatimChar"/>
          <w:rFonts w:ascii="Arial" w:hAnsi="Arial"/>
          <w:bCs w:val="false"/>
          <w:color w:val="auto"/>
          <w:sz w:val="19"/>
        </w:rPr>
      </w:pPr>
      <w:bookmarkStart w:id="56" w:name="__RefHeading___Toc12548_576252695"/>
      <w:bookmarkEnd w:id="56"/>
      <w:r>
        <w:rPr/>
        <w:t xml:space="preserve">Nominal </w:t>
      </w:r>
      <w:r>
        <w:rPr>
          <w:i/>
          <w:iCs/>
        </w:rPr>
        <w:t>-s</w:t>
      </w:r>
      <w:bookmarkStart w:id="57" w:name="nominal--s"/>
      <w:bookmarkEnd w:id="57"/>
    </w:p>
    <w:p>
      <w:pPr>
        <w:pStyle w:val="SourceCode"/>
        <w:rPr>
          <w:rFonts w:ascii="Courier New" w:hAnsi="Courier New" w:cs="Courier New"/>
          <w:color w:val="auto"/>
          <w:sz w:val="15"/>
          <w:szCs w:val="15"/>
        </w:rPr>
      </w:pPr>
      <w:r>
        <w:rPr>
          <w:rStyle w:val="VerbatimChar"/>
          <w:rFonts w:cs="Courier New" w:ascii="Courier New" w:hAnsi="Courier New"/>
          <w:color w:val="auto"/>
          <w:sz w:val="15"/>
          <w:szCs w:val="15"/>
        </w:rPr>
        <w:t># Fixed Effects</w:t>
      </w:r>
      <w:r>
        <w:rPr>
          <w:rFonts w:cs="Courier New" w:ascii="Courier New" w:hAnsi="Courier New"/>
          <w:color w:val="auto"/>
          <w:sz w:val="15"/>
          <w:szCs w:val="15"/>
        </w:rPr>
        <w:br/>
        <w:br/>
      </w:r>
      <w:r>
        <w:rPr>
          <w:rStyle w:val="VerbatimChar"/>
          <w:rFonts w:cs="Courier New" w:ascii="Courier New" w:hAnsi="Courier New"/>
          <w:color w:val="auto"/>
          <w:sz w:val="15"/>
          <w:szCs w:val="15"/>
        </w:rPr>
        <w:t>Parameter    | Coefficient |   SE |         95% CI | t(12117.43) |      p</w:t>
      </w:r>
      <w:r>
        <w:rPr>
          <w:rFonts w:cs="Courier New" w:ascii="Courier New" w:hAnsi="Courier New"/>
          <w:color w:val="auto"/>
          <w:sz w:val="15"/>
          <w:szCs w:val="15"/>
        </w:rPr>
        <w:br/>
      </w:r>
      <w:r>
        <w:rPr>
          <w:rStyle w:val="VerbatimChar"/>
          <w:rFonts w:cs="Courier New" w:ascii="Courier New" w:hAnsi="Courier New"/>
          <w:color w:val="auto"/>
          <w:sz w:val="15"/>
          <w:szCs w:val="15"/>
        </w:rPr>
        <w:t>-------------------------------------------------------------------------</w:t>
      </w:r>
      <w:r>
        <w:rPr>
          <w:rFonts w:cs="Courier New" w:ascii="Courier New" w:hAnsi="Courier New"/>
          <w:color w:val="auto"/>
          <w:sz w:val="15"/>
          <w:szCs w:val="15"/>
        </w:rPr>
        <w:br/>
      </w:r>
      <w:r>
        <w:rPr>
          <w:rStyle w:val="VerbatimChar"/>
          <w:rFonts w:cs="Courier New" w:ascii="Courier New" w:hAnsi="Courier New"/>
          <w:color w:val="auto"/>
          <w:sz w:val="15"/>
          <w:szCs w:val="15"/>
        </w:rPr>
        <w:t>(Intercept)  |       -4.61 | 0.15 | [-4.91, -4.31] |      -29.87 | &lt; .001</w:t>
      </w:r>
      <w:r>
        <w:rPr>
          <w:rFonts w:cs="Courier New" w:ascii="Courier New" w:hAnsi="Courier New"/>
          <w:color w:val="auto"/>
          <w:sz w:val="15"/>
          <w:szCs w:val="15"/>
        </w:rPr>
        <w:br/>
      </w:r>
      <w:r>
        <w:rPr>
          <w:rStyle w:val="VerbatimChar"/>
          <w:rFonts w:cs="Courier New" w:ascii="Courier New" w:hAnsi="Courier New"/>
          <w:color w:val="auto"/>
          <w:sz w:val="15"/>
          <w:szCs w:val="15"/>
        </w:rPr>
        <w:t>conversion   |        0.12 | 0.02 | [ 0.08,  0.17] |        6.11 | &lt; .001</w:t>
      </w:r>
      <w:r>
        <w:rPr>
          <w:rFonts w:cs="Courier New" w:ascii="Courier New" w:hAnsi="Courier New"/>
          <w:color w:val="auto"/>
          <w:sz w:val="15"/>
          <w:szCs w:val="15"/>
        </w:rPr>
        <w:br/>
      </w:r>
      <w:r>
        <w:rPr>
          <w:rStyle w:val="VerbatimChar"/>
          <w:rFonts w:cs="Courier New" w:ascii="Courier New" w:hAnsi="Courier New"/>
          <w:color w:val="auto"/>
          <w:sz w:val="15"/>
          <w:szCs w:val="15"/>
        </w:rPr>
        <w:t>dwg          |        1.35 | 0.20 | [ 0.96,  1.73] |        6.77 | &lt; .001</w:t>
      </w:r>
      <w:r>
        <w:rPr>
          <w:rFonts w:cs="Courier New" w:ascii="Courier New" w:hAnsi="Courier New"/>
          <w:color w:val="auto"/>
          <w:sz w:val="15"/>
          <w:szCs w:val="15"/>
        </w:rPr>
        <w:br/>
      </w:r>
      <w:r>
        <w:rPr>
          <w:rStyle w:val="VerbatimChar"/>
          <w:rFonts w:cs="Courier New" w:ascii="Courier New" w:hAnsi="Courier New"/>
          <w:color w:val="auto"/>
          <w:sz w:val="15"/>
          <w:szCs w:val="15"/>
        </w:rPr>
        <w:t>cos_sim_s    |        1.37 | 0.04 | [ 1.30,  1.45] |       36.57 | &lt; .001</w:t>
      </w:r>
      <w:r>
        <w:rPr>
          <w:rFonts w:cs="Courier New" w:ascii="Courier New" w:hAnsi="Courier New"/>
          <w:color w:val="auto"/>
          <w:sz w:val="15"/>
          <w:szCs w:val="15"/>
        </w:rPr>
        <w:br/>
      </w:r>
      <w:r>
        <w:rPr>
          <w:rStyle w:val="VerbatimChar"/>
          <w:rFonts w:cs="Courier New" w:ascii="Courier New" w:hAnsi="Courier New"/>
          <w:color w:val="auto"/>
          <w:sz w:val="15"/>
          <w:szCs w:val="15"/>
        </w:rPr>
        <w:t>alpha1_right |        1.58 | 0.16 | [ 1.28,  1.89] |       10.22 | &lt; .001</w:t>
      </w:r>
      <w:r>
        <w:rPr>
          <w:rFonts w:cs="Courier New" w:ascii="Courier New" w:hAnsi="Courier New"/>
          <w:color w:val="auto"/>
          <w:sz w:val="15"/>
          <w:szCs w:val="15"/>
        </w:rPr>
        <w:br/>
      </w:r>
      <w:r>
        <w:rPr>
          <w:rStyle w:val="VerbatimChar"/>
          <w:rFonts w:cs="Courier New" w:ascii="Courier New" w:hAnsi="Courier New"/>
          <w:color w:val="auto"/>
          <w:sz w:val="15"/>
          <w:szCs w:val="15"/>
        </w:rPr>
        <w:t>alpha1_left  |        2.68 | 0.15 | [ 2.39,  2.97] |       18.36 | &lt; .001</w:t>
      </w:r>
      <w:r>
        <w:rPr>
          <w:rFonts w:cs="Courier New" w:ascii="Courier New" w:hAnsi="Courier New"/>
          <w:color w:val="auto"/>
          <w:sz w:val="15"/>
          <w:szCs w:val="15"/>
        </w:rPr>
        <w:br/>
        <w:br/>
      </w:r>
      <w:r>
        <w:rPr>
          <w:rStyle w:val="VerbatimChar"/>
          <w:rFonts w:cs="Courier New" w:ascii="Courier New" w:hAnsi="Courier New"/>
          <w:color w:val="auto"/>
          <w:sz w:val="15"/>
          <w:szCs w:val="15"/>
        </w:rPr>
        <w:t># Sigma</w:t>
      </w:r>
      <w:r>
        <w:rPr>
          <w:rFonts w:cs="Courier New" w:ascii="Courier New" w:hAnsi="Courier New"/>
          <w:color w:val="auto"/>
          <w:sz w:val="15"/>
          <w:szCs w:val="15"/>
        </w:rPr>
        <w:br/>
        <w:br/>
      </w:r>
      <w:r>
        <w:rPr>
          <w:rStyle w:val="VerbatimChar"/>
          <w:rFonts w:cs="Courier New" w:ascii="Courier New" w:hAnsi="Courier New"/>
          <w:color w:val="auto"/>
          <w:sz w:val="15"/>
          <w:szCs w:val="15"/>
        </w:rPr>
        <w:t>Parameter              | Coefficient |   SE |         95% CI | t(12117.43) |      p</w:t>
      </w:r>
      <w:r>
        <w:rPr>
          <w:rFonts w:cs="Courier New" w:ascii="Courier New" w:hAnsi="Courier New"/>
          <w:color w:val="auto"/>
          <w:sz w:val="15"/>
          <w:szCs w:val="15"/>
        </w:rPr>
        <w:br/>
      </w:r>
      <w:r>
        <w:rPr>
          <w:rStyle w:val="VerbatimChar"/>
          <w:rFonts w:cs="Courier New" w:ascii="Courier New" w:hAnsi="Courier New"/>
          <w:color w:val="auto"/>
          <w:sz w:val="15"/>
          <w:szCs w:val="15"/>
        </w:rPr>
        <w:t>-----------------------------------------------------------------------------------</w:t>
      </w:r>
      <w:r>
        <w:rPr>
          <w:rFonts w:cs="Courier New" w:ascii="Courier New" w:hAnsi="Courier New"/>
          <w:color w:val="auto"/>
          <w:sz w:val="15"/>
          <w:szCs w:val="15"/>
        </w:rPr>
        <w:br/>
      </w:r>
      <w:r>
        <w:rPr>
          <w:rStyle w:val="VerbatimChar"/>
          <w:rFonts w:cs="Courier New" w:ascii="Courier New" w:hAnsi="Courier New"/>
          <w:color w:val="auto"/>
          <w:sz w:val="15"/>
          <w:szCs w:val="15"/>
        </w:rPr>
        <w:t>(Intercept)            |        0.55 | 0.14 | [ 0.28,  0.83] |        3.91 | &lt; .001</w:t>
      </w:r>
      <w:r>
        <w:rPr>
          <w:rFonts w:cs="Courier New" w:ascii="Courier New" w:hAnsi="Courier New"/>
          <w:color w:val="auto"/>
          <w:sz w:val="15"/>
          <w:szCs w:val="15"/>
        </w:rPr>
        <w:br/>
      </w:r>
      <w:r>
        <w:rPr>
          <w:rStyle w:val="VerbatimChar"/>
          <w:rFonts w:cs="Courier New" w:ascii="Courier New" w:hAnsi="Courier New"/>
          <w:color w:val="auto"/>
          <w:sz w:val="15"/>
          <w:szCs w:val="15"/>
        </w:rPr>
        <w:t xml:space="preserve">pb(conversion, df = 5) |        0.03 | 0.02 | [-0.01,  0.07] |        1.45 | 0.146 </w:t>
      </w:r>
      <w:r>
        <w:rPr>
          <w:rFonts w:cs="Courier New" w:ascii="Courier New" w:hAnsi="Courier New"/>
          <w:color w:val="auto"/>
          <w:sz w:val="15"/>
          <w:szCs w:val="15"/>
        </w:rPr>
        <w:br/>
      </w:r>
      <w:r>
        <w:rPr>
          <w:rStyle w:val="VerbatimChar"/>
          <w:rFonts w:cs="Courier New" w:ascii="Courier New" w:hAnsi="Courier New"/>
          <w:color w:val="auto"/>
          <w:sz w:val="15"/>
          <w:szCs w:val="15"/>
        </w:rPr>
        <w:t xml:space="preserve">dwg                    |        0.24 | 0.18 | [-0.12,  0.60] |        1.31 | 0.190 </w:t>
      </w:r>
      <w:r>
        <w:rPr>
          <w:rFonts w:cs="Courier New" w:ascii="Courier New" w:hAnsi="Courier New"/>
          <w:color w:val="auto"/>
          <w:sz w:val="15"/>
          <w:szCs w:val="15"/>
        </w:rPr>
        <w:br/>
      </w:r>
      <w:r>
        <w:rPr>
          <w:rStyle w:val="VerbatimChar"/>
          <w:rFonts w:cs="Courier New" w:ascii="Courier New" w:hAnsi="Courier New"/>
          <w:color w:val="auto"/>
          <w:sz w:val="15"/>
          <w:szCs w:val="15"/>
        </w:rPr>
        <w:t>alpha1_right           |       -0.83 | 0.14 | [-1.11, -0.55] |       -5.85 | &lt; .001</w:t>
      </w:r>
      <w:r>
        <w:rPr>
          <w:rFonts w:cs="Courier New" w:ascii="Courier New" w:hAnsi="Courier New"/>
          <w:color w:val="auto"/>
          <w:sz w:val="15"/>
          <w:szCs w:val="15"/>
        </w:rPr>
        <w:br/>
      </w:r>
      <w:r>
        <w:rPr>
          <w:rStyle w:val="VerbatimChar"/>
          <w:rFonts w:cs="Courier New" w:ascii="Courier New" w:hAnsi="Courier New"/>
          <w:color w:val="auto"/>
          <w:sz w:val="15"/>
          <w:szCs w:val="15"/>
        </w:rPr>
        <w:t xml:space="preserve">alpha1_left            |        0.09 | 0.13 | [-0.17,  0.36] |        0.70 | 0.485 </w:t>
      </w:r>
      <w:r>
        <w:rPr>
          <w:rFonts w:cs="Courier New" w:ascii="Courier New" w:hAnsi="Courier New"/>
          <w:color w:val="auto"/>
          <w:sz w:val="15"/>
          <w:szCs w:val="15"/>
        </w:rPr>
        <w:br/>
      </w:r>
      <w:r>
        <w:rPr>
          <w:rStyle w:val="VerbatimChar"/>
          <w:rFonts w:cs="Courier New" w:ascii="Courier New" w:hAnsi="Courier New"/>
          <w:color w:val="auto"/>
          <w:sz w:val="15"/>
          <w:szCs w:val="15"/>
        </w:rPr>
        <w:t>cos_sim_s              |       -0.91 | 0.04 | [-0.98, -0.84] |      -25.15 | &lt; .001</w:t>
      </w:r>
      <w:r>
        <w:rPr>
          <w:rFonts w:cs="Courier New" w:ascii="Courier New" w:hAnsi="Courier New"/>
          <w:color w:val="auto"/>
          <w:sz w:val="15"/>
          <w:szCs w:val="15"/>
        </w:rPr>
        <w:br/>
        <w:br/>
      </w:r>
      <w:r>
        <w:rPr>
          <w:rStyle w:val="VerbatimChar"/>
          <w:rFonts w:cs="Courier New" w:ascii="Courier New" w:hAnsi="Courier New"/>
          <w:color w:val="auto"/>
          <w:sz w:val="15"/>
          <w:szCs w:val="15"/>
        </w:rPr>
        <w:t># Nu</w:t>
      </w:r>
      <w:r>
        <w:rPr>
          <w:rFonts w:cs="Courier New" w:ascii="Courier New" w:hAnsi="Courier New"/>
          <w:color w:val="auto"/>
          <w:sz w:val="15"/>
          <w:szCs w:val="15"/>
        </w:rPr>
        <w:br/>
        <w:br/>
      </w:r>
      <w:r>
        <w:rPr>
          <w:rStyle w:val="VerbatimChar"/>
          <w:rFonts w:cs="Courier New" w:ascii="Courier New" w:hAnsi="Courier New"/>
          <w:color w:val="auto"/>
          <w:sz w:val="15"/>
          <w:szCs w:val="15"/>
        </w:rPr>
        <w:t>Parameter              | Coefficient |   SE |         95% CI | t(12117.43) |      p</w:t>
      </w:r>
      <w:r>
        <w:rPr>
          <w:rFonts w:cs="Courier New" w:ascii="Courier New" w:hAnsi="Courier New"/>
          <w:color w:val="auto"/>
          <w:sz w:val="15"/>
          <w:szCs w:val="15"/>
        </w:rPr>
        <w:br/>
      </w:r>
      <w:r>
        <w:rPr>
          <w:rStyle w:val="VerbatimChar"/>
          <w:rFonts w:cs="Courier New" w:ascii="Courier New" w:hAnsi="Courier New"/>
          <w:color w:val="auto"/>
          <w:sz w:val="15"/>
          <w:szCs w:val="15"/>
        </w:rPr>
        <w:t>-----------------------------------------------------------------------------------</w:t>
      </w:r>
      <w:r>
        <w:rPr>
          <w:rFonts w:cs="Courier New" w:ascii="Courier New" w:hAnsi="Courier New"/>
          <w:color w:val="auto"/>
          <w:sz w:val="15"/>
          <w:szCs w:val="15"/>
        </w:rPr>
        <w:br/>
      </w:r>
      <w:r>
        <w:rPr>
          <w:rStyle w:val="VerbatimChar"/>
          <w:rFonts w:cs="Courier New" w:ascii="Courier New" w:hAnsi="Courier New"/>
          <w:color w:val="auto"/>
          <w:sz w:val="15"/>
          <w:szCs w:val="15"/>
        </w:rPr>
        <w:t xml:space="preserve">(Intercept)            |       -1.06 | 1.28 | [-3.57,  1.45] |       -0.83 | 0.408 </w:t>
      </w:r>
      <w:r>
        <w:rPr>
          <w:rFonts w:cs="Courier New" w:ascii="Courier New" w:hAnsi="Courier New"/>
          <w:color w:val="auto"/>
          <w:sz w:val="15"/>
          <w:szCs w:val="15"/>
        </w:rPr>
        <w:br/>
      </w:r>
      <w:r>
        <w:rPr>
          <w:rStyle w:val="VerbatimChar"/>
          <w:rFonts w:cs="Courier New" w:ascii="Courier New" w:hAnsi="Courier New"/>
          <w:color w:val="auto"/>
          <w:sz w:val="15"/>
          <w:szCs w:val="15"/>
        </w:rPr>
        <w:t>pb(conversion, df = 5) |       -2.96 | 0.16 | [-3.27, -2.66] |      -18.98 | &lt; .001</w:t>
      </w:r>
      <w:r>
        <w:rPr>
          <w:rFonts w:cs="Courier New" w:ascii="Courier New" w:hAnsi="Courier New"/>
          <w:color w:val="auto"/>
          <w:sz w:val="15"/>
          <w:szCs w:val="15"/>
        </w:rPr>
        <w:br/>
      </w:r>
      <w:r>
        <w:rPr>
          <w:rStyle w:val="VerbatimChar"/>
          <w:rFonts w:cs="Courier New" w:ascii="Courier New" w:hAnsi="Courier New"/>
          <w:color w:val="auto"/>
          <w:sz w:val="15"/>
          <w:szCs w:val="15"/>
        </w:rPr>
        <w:t xml:space="preserve">dwg                    |       -5.05 | 2.05 | [-9.06, -1.04] |       -2.47 | 0.014 </w:t>
      </w:r>
      <w:r>
        <w:rPr>
          <w:rFonts w:cs="Courier New" w:ascii="Courier New" w:hAnsi="Courier New"/>
          <w:color w:val="auto"/>
          <w:sz w:val="15"/>
          <w:szCs w:val="15"/>
        </w:rPr>
        <w:br/>
      </w:r>
      <w:r>
        <w:rPr>
          <w:rStyle w:val="VerbatimChar"/>
          <w:rFonts w:cs="Courier New" w:ascii="Courier New" w:hAnsi="Courier New"/>
          <w:color w:val="auto"/>
          <w:sz w:val="15"/>
          <w:szCs w:val="15"/>
        </w:rPr>
        <w:t xml:space="preserve">alpha1_right           |       -2.72 | 1.21 | [-5.10, -0.35] |       -2.25 | 0.025 </w:t>
      </w:r>
      <w:r>
        <w:rPr>
          <w:rFonts w:cs="Courier New" w:ascii="Courier New" w:hAnsi="Courier New"/>
          <w:color w:val="auto"/>
          <w:sz w:val="15"/>
          <w:szCs w:val="15"/>
        </w:rPr>
        <w:br/>
      </w:r>
      <w:r>
        <w:rPr>
          <w:rStyle w:val="VerbatimChar"/>
          <w:rFonts w:cs="Courier New" w:ascii="Courier New" w:hAnsi="Courier New"/>
          <w:color w:val="auto"/>
          <w:sz w:val="15"/>
          <w:szCs w:val="15"/>
        </w:rPr>
        <w:t xml:space="preserve">alpha1_left            |        1.24 | 0.97 | [-0.66,  3.15] |        1.28 | 0.201 </w:t>
      </w:r>
      <w:r>
        <w:rPr>
          <w:rFonts w:cs="Courier New" w:ascii="Courier New" w:hAnsi="Courier New"/>
          <w:color w:val="auto"/>
          <w:sz w:val="15"/>
          <w:szCs w:val="15"/>
        </w:rPr>
        <w:br/>
      </w:r>
      <w:r>
        <w:rPr>
          <w:rStyle w:val="VerbatimChar"/>
          <w:rFonts w:cs="Courier New" w:ascii="Courier New" w:hAnsi="Courier New"/>
          <w:color w:val="auto"/>
          <w:sz w:val="15"/>
          <w:szCs w:val="15"/>
        </w:rPr>
        <w:t>cos_sim_s              |       -1.90 | 0.31 | [-2.50, -1.30] |       -6.19 | &lt; .001</w:t>
      </w:r>
      <w:r>
        <w:rPr>
          <w:rFonts w:cs="Courier New" w:ascii="Courier New" w:hAnsi="Courier New"/>
          <w:color w:val="auto"/>
          <w:sz w:val="15"/>
          <w:szCs w:val="15"/>
        </w:rPr>
        <w:br/>
        <w:br/>
      </w:r>
      <w:r>
        <w:rPr>
          <w:rStyle w:val="VerbatimChar"/>
          <w:rFonts w:cs="Courier New" w:ascii="Courier New" w:hAnsi="Courier New"/>
          <w:color w:val="auto"/>
          <w:sz w:val="15"/>
          <w:szCs w:val="15"/>
        </w:rPr>
        <w:t># Tau</w:t>
      </w:r>
      <w:r>
        <w:rPr>
          <w:rFonts w:cs="Courier New" w:ascii="Courier New" w:hAnsi="Courier New"/>
          <w:color w:val="auto"/>
          <w:sz w:val="15"/>
          <w:szCs w:val="15"/>
        </w:rPr>
        <w:br/>
        <w:br/>
      </w:r>
      <w:r>
        <w:rPr>
          <w:rStyle w:val="VerbatimChar"/>
          <w:rFonts w:cs="Courier New" w:ascii="Courier New" w:hAnsi="Courier New"/>
          <w:color w:val="auto"/>
          <w:sz w:val="15"/>
          <w:szCs w:val="15"/>
        </w:rPr>
        <w:t>Parameter              | Coefficient |   SE |          95% CI | t(12117.43) |      p</w:t>
      </w:r>
      <w:r>
        <w:rPr>
          <w:rFonts w:cs="Courier New" w:ascii="Courier New" w:hAnsi="Courier New"/>
          <w:color w:val="auto"/>
          <w:sz w:val="15"/>
          <w:szCs w:val="15"/>
        </w:rPr>
        <w:br/>
      </w:r>
      <w:r>
        <w:rPr>
          <w:rStyle w:val="VerbatimChar"/>
          <w:rFonts w:cs="Courier New" w:ascii="Courier New" w:hAnsi="Courier New"/>
          <w:color w:val="auto"/>
          <w:sz w:val="15"/>
          <w:szCs w:val="15"/>
        </w:rPr>
        <w:t>------------------------------------------------------------------------------------</w:t>
      </w:r>
      <w:r>
        <w:rPr>
          <w:rFonts w:cs="Courier New" w:ascii="Courier New" w:hAnsi="Courier New"/>
          <w:color w:val="auto"/>
          <w:sz w:val="15"/>
          <w:szCs w:val="15"/>
        </w:rPr>
        <w:br/>
      </w:r>
      <w:r>
        <w:rPr>
          <w:rStyle w:val="VerbatimChar"/>
          <w:rFonts w:cs="Courier New" w:ascii="Courier New" w:hAnsi="Courier New"/>
          <w:color w:val="auto"/>
          <w:sz w:val="15"/>
          <w:szCs w:val="15"/>
        </w:rPr>
        <w:t>(Intercept)            |       -8.92 | 1.40 | [-11.67, -6.17] |       -6.36 | &lt; .001</w:t>
      </w:r>
      <w:r>
        <w:rPr>
          <w:rFonts w:cs="Courier New" w:ascii="Courier New" w:hAnsi="Courier New"/>
          <w:color w:val="auto"/>
          <w:sz w:val="15"/>
          <w:szCs w:val="15"/>
        </w:rPr>
        <w:br/>
      </w:r>
      <w:r>
        <w:rPr>
          <w:rStyle w:val="VerbatimChar"/>
          <w:rFonts w:cs="Courier New" w:ascii="Courier New" w:hAnsi="Courier New"/>
          <w:color w:val="auto"/>
          <w:sz w:val="15"/>
          <w:szCs w:val="15"/>
        </w:rPr>
        <w:t>pb(conversion, df = 5) |       -1.00 | 0.12 | [ -1.23, -0.77] |       -8.46 | &lt; .001</w:t>
      </w:r>
      <w:r>
        <w:rPr>
          <w:rFonts w:cs="Courier New" w:ascii="Courier New" w:hAnsi="Courier New"/>
          <w:color w:val="auto"/>
          <w:sz w:val="15"/>
          <w:szCs w:val="15"/>
        </w:rPr>
        <w:br/>
      </w:r>
      <w:r>
        <w:rPr>
          <w:rStyle w:val="VerbatimChar"/>
          <w:rFonts w:cs="Courier New" w:ascii="Courier New" w:hAnsi="Courier New"/>
          <w:color w:val="auto"/>
          <w:sz w:val="15"/>
          <w:szCs w:val="15"/>
        </w:rPr>
        <w:t xml:space="preserve">dwg                    |        4.66 | 1.75 | [  1.24,  8.09] |        2.67 | 0.008 </w:t>
      </w:r>
      <w:r>
        <w:rPr>
          <w:rFonts w:cs="Courier New" w:ascii="Courier New" w:hAnsi="Courier New"/>
          <w:color w:val="auto"/>
          <w:sz w:val="15"/>
          <w:szCs w:val="15"/>
        </w:rPr>
        <w:br/>
      </w:r>
      <w:r>
        <w:rPr>
          <w:rStyle w:val="VerbatimChar"/>
          <w:rFonts w:cs="Courier New" w:ascii="Courier New" w:hAnsi="Courier New"/>
          <w:color w:val="auto"/>
          <w:sz w:val="15"/>
          <w:szCs w:val="15"/>
        </w:rPr>
        <w:t xml:space="preserve">alpha1_right           |       -0.47 | 1.35 | [ -3.12,  2.18] |       -0.35 | 0.726 </w:t>
      </w:r>
      <w:r>
        <w:rPr>
          <w:rFonts w:cs="Courier New" w:ascii="Courier New" w:hAnsi="Courier New"/>
          <w:color w:val="auto"/>
          <w:sz w:val="15"/>
          <w:szCs w:val="15"/>
        </w:rPr>
        <w:br/>
      </w:r>
      <w:r>
        <w:rPr>
          <w:rStyle w:val="VerbatimChar"/>
          <w:rFonts w:cs="Courier New" w:ascii="Courier New" w:hAnsi="Courier New"/>
          <w:color w:val="auto"/>
          <w:sz w:val="15"/>
          <w:szCs w:val="15"/>
        </w:rPr>
        <w:t>alpha1_left            |        5.64 | 1.30 | [  3.10,  8.18] |        4.35 | &lt; .001</w:t>
      </w:r>
      <w:r>
        <w:rPr>
          <w:rFonts w:cs="Courier New" w:ascii="Courier New" w:hAnsi="Courier New"/>
          <w:color w:val="auto"/>
          <w:sz w:val="15"/>
          <w:szCs w:val="15"/>
        </w:rPr>
        <w:br/>
      </w:r>
      <w:r>
        <w:rPr>
          <w:rStyle w:val="VerbatimChar"/>
          <w:rFonts w:cs="Courier New" w:ascii="Courier New" w:hAnsi="Courier New"/>
          <w:color w:val="auto"/>
          <w:sz w:val="15"/>
          <w:szCs w:val="15"/>
        </w:rPr>
        <w:t xml:space="preserve">cos_sim_s              |       -1.06 | 0.40 | [ -1.84, -0.27] |       -2.63 | 0.009 </w:t>
      </w:r>
    </w:p>
    <w:p>
      <w:pPr>
        <w:pStyle w:val="SourceCode"/>
        <w:rPr>
          <w:rFonts w:ascii="Courier New" w:hAnsi="Courier New" w:cs="Courier New"/>
          <w:color w:val="auto"/>
          <w:sz w:val="15"/>
          <w:szCs w:val="15"/>
          <w:lang w:val="en-US"/>
        </w:rPr>
      </w:pPr>
      <w:r>
        <w:rPr>
          <w:rStyle w:val="VerbatimChar"/>
          <w:rFonts w:cs="Courier New" w:ascii="Courier New" w:hAnsi="Courier New"/>
          <w:color w:val="auto"/>
          <w:sz w:val="15"/>
          <w:szCs w:val="15"/>
          <w:lang w:val="en-US"/>
        </w:rPr>
        <w:t xml:space="preserve">------------------------------------------------------------------ </w:t>
      </w:r>
      <w:r>
        <w:rPr>
          <w:rFonts w:cs="Courier New" w:ascii="Courier New" w:hAnsi="Courier New"/>
          <w:color w:val="auto"/>
          <w:sz w:val="15"/>
          <w:szCs w:val="15"/>
          <w:lang w:val="en-US"/>
        </w:rPr>
        <w:br/>
      </w:r>
      <w:r>
        <w:rPr>
          <w:rStyle w:val="VerbatimChar"/>
          <w:rFonts w:cs="Courier New" w:ascii="Courier New" w:hAnsi="Courier New"/>
          <w:color w:val="auto"/>
          <w:sz w:val="15"/>
          <w:szCs w:val="15"/>
          <w:lang w:val="en-US"/>
        </w:rPr>
        <w:t xml:space="preserve"> No. of observations in the fit:  12198  </w:t>
      </w:r>
      <w:r>
        <w:rPr>
          <w:rFonts w:cs="Courier New" w:ascii="Courier New" w:hAnsi="Courier New"/>
          <w:color w:val="auto"/>
          <w:sz w:val="15"/>
          <w:szCs w:val="15"/>
          <w:lang w:val="en-US"/>
        </w:rPr>
        <w:br/>
      </w:r>
      <w:r>
        <w:rPr>
          <w:rStyle w:val="VerbatimChar"/>
          <w:rFonts w:cs="Courier New" w:ascii="Courier New" w:hAnsi="Courier New"/>
          <w:color w:val="auto"/>
          <w:sz w:val="15"/>
          <w:szCs w:val="15"/>
          <w:lang w:val="en-US"/>
        </w:rPr>
        <w:t xml:space="preserve"> Degrees of Freedom for the fit:  80.57188 </w:t>
      </w:r>
      <w:r>
        <w:rPr>
          <w:rFonts w:cs="Courier New" w:ascii="Courier New" w:hAnsi="Courier New"/>
          <w:color w:val="auto"/>
          <w:sz w:val="15"/>
          <w:szCs w:val="15"/>
          <w:lang w:val="en-US"/>
        </w:rPr>
        <w:br/>
      </w:r>
      <w:r>
        <w:rPr>
          <w:rStyle w:val="VerbatimChar"/>
          <w:rFonts w:cs="Courier New" w:ascii="Courier New" w:hAnsi="Courier New"/>
          <w:color w:val="auto"/>
          <w:sz w:val="15"/>
          <w:szCs w:val="15"/>
          <w:lang w:val="en-US"/>
        </w:rPr>
        <w:t xml:space="preserve">       Residual Deg. of Freedom:  12117.43  </w:t>
      </w:r>
      <w:r>
        <w:rPr>
          <w:rFonts w:cs="Courier New" w:ascii="Courier New" w:hAnsi="Courier New"/>
          <w:color w:val="auto"/>
          <w:sz w:val="15"/>
          <w:szCs w:val="15"/>
          <w:lang w:val="en-US"/>
        </w:rPr>
        <w:br/>
      </w:r>
      <w:r>
        <w:rPr>
          <w:rStyle w:val="VerbatimChar"/>
          <w:rFonts w:cs="Courier New" w:ascii="Courier New" w:hAnsi="Courier New"/>
          <w:color w:val="auto"/>
          <w:sz w:val="15"/>
          <w:szCs w:val="15"/>
          <w:lang w:val="en-US"/>
        </w:rPr>
        <w:t xml:space="preserve">                       at cycle:  14  </w:t>
      </w:r>
      <w:r>
        <w:rPr>
          <w:rFonts w:cs="Courier New" w:ascii="Courier New" w:hAnsi="Courier New"/>
          <w:color w:val="auto"/>
          <w:sz w:val="15"/>
          <w:szCs w:val="15"/>
          <w:lang w:val="en-US"/>
        </w:rPr>
        <w:br/>
      </w:r>
      <w:r>
        <w:rPr>
          <w:rStyle w:val="VerbatimChar"/>
          <w:rFonts w:cs="Courier New" w:ascii="Courier New" w:hAnsi="Courier New"/>
          <w:color w:val="auto"/>
          <w:sz w:val="15"/>
          <w:szCs w:val="15"/>
          <w:lang w:val="en-US"/>
        </w:rPr>
        <w:t xml:space="preserve">   </w:t>
      </w:r>
      <w:r>
        <w:rPr>
          <w:rFonts w:cs="Courier New" w:ascii="Courier New" w:hAnsi="Courier New"/>
          <w:color w:val="auto"/>
          <w:sz w:val="15"/>
          <w:szCs w:val="15"/>
          <w:lang w:val="en-US"/>
        </w:rPr>
        <w:br/>
      </w:r>
      <w:r>
        <w:rPr>
          <w:rStyle w:val="VerbatimChar"/>
          <w:rFonts w:cs="Courier New" w:ascii="Courier New" w:hAnsi="Courier New"/>
          <w:color w:val="auto"/>
          <w:sz w:val="15"/>
          <w:szCs w:val="15"/>
          <w:lang w:val="en-US"/>
        </w:rPr>
        <w:t xml:space="preserve"> Global Deviance:     -10043.74  </w:t>
      </w:r>
      <w:r>
        <w:rPr>
          <w:rFonts w:cs="Courier New" w:ascii="Courier New" w:hAnsi="Courier New"/>
          <w:color w:val="auto"/>
          <w:sz w:val="15"/>
          <w:szCs w:val="15"/>
          <w:lang w:val="en-US"/>
        </w:rPr>
        <w:br/>
      </w:r>
      <w:r>
        <w:rPr>
          <w:rStyle w:val="VerbatimChar"/>
          <w:rFonts w:cs="Courier New" w:ascii="Courier New" w:hAnsi="Courier New"/>
          <w:color w:val="auto"/>
          <w:sz w:val="15"/>
          <w:szCs w:val="15"/>
          <w:lang w:val="en-US"/>
        </w:rPr>
        <w:t xml:space="preserve">             AIC:     -9882.6  </w:t>
      </w:r>
      <w:r>
        <w:rPr>
          <w:rFonts w:cs="Courier New" w:ascii="Courier New" w:hAnsi="Courier New"/>
          <w:color w:val="auto"/>
          <w:sz w:val="15"/>
          <w:szCs w:val="15"/>
          <w:lang w:val="en-US"/>
        </w:rPr>
        <w:br/>
      </w:r>
      <w:r>
        <w:rPr>
          <w:rStyle w:val="VerbatimChar"/>
          <w:rFonts w:cs="Courier New" w:ascii="Courier New" w:hAnsi="Courier New"/>
          <w:color w:val="auto"/>
          <w:sz w:val="15"/>
          <w:szCs w:val="15"/>
          <w:lang w:val="en-US"/>
        </w:rPr>
        <w:t xml:space="preserve">             SBC:     -9285.641  </w:t>
      </w:r>
      <w:r>
        <w:rPr>
          <w:rFonts w:cs="Courier New" w:ascii="Courier New" w:hAnsi="Courier New"/>
          <w:color w:val="auto"/>
          <w:sz w:val="15"/>
          <w:szCs w:val="15"/>
          <w:lang w:val="en-US"/>
        </w:rPr>
        <w:br/>
      </w:r>
      <w:r>
        <w:rPr>
          <w:rStyle w:val="VerbatimChar"/>
          <w:rFonts w:cs="Courier New" w:ascii="Courier New" w:hAnsi="Courier New"/>
          <w:color w:val="auto"/>
          <w:sz w:val="15"/>
          <w:szCs w:val="15"/>
          <w:lang w:val="en-US"/>
        </w:rPr>
        <w:t xml:space="preserve"> ------------------------------------------------------------------ </w:t>
      </w:r>
    </w:p>
    <w:p>
      <w:pPr>
        <w:pStyle w:val="Heading3"/>
        <w:rPr>
          <w:rStyle w:val="SectionNumber"/>
          <w:rFonts w:ascii="Courier New" w:hAnsi="Courier New" w:cs="Courier New"/>
          <w:color w:val="auto"/>
          <w:sz w:val="15"/>
          <w:szCs w:val="15"/>
          <w:lang w:val="en-US"/>
        </w:rPr>
      </w:pPr>
      <w:r>
        <w:rPr>
          <w:rFonts w:cs="Courier New" w:ascii="Courier New" w:hAnsi="Courier New"/>
          <w:color w:val="auto"/>
          <w:sz w:val="15"/>
          <w:szCs w:val="15"/>
          <w:lang w:val="en-US"/>
        </w:rPr>
      </w:r>
      <w:r>
        <w:br w:type="page"/>
      </w:r>
    </w:p>
    <w:p>
      <w:pPr>
        <w:pStyle w:val="Head3"/>
        <w:numPr>
          <w:ilvl w:val="2"/>
          <w:numId w:val="13"/>
        </w:numPr>
        <w:rPr/>
      </w:pPr>
      <w:bookmarkStart w:id="58" w:name="__RefHeading___Toc12550_576252695"/>
      <w:bookmarkEnd w:id="58"/>
      <w:r>
        <w:rPr>
          <w:i/>
          <w:iCs/>
        </w:rPr>
        <w:t>-ed</w:t>
      </w:r>
      <w:bookmarkStart w:id="59" w:name="ed"/>
      <w:bookmarkEnd w:id="59"/>
    </w:p>
    <w:p>
      <w:pPr>
        <w:pStyle w:val="SourceCode"/>
        <w:rPr>
          <w:rFonts w:ascii="Courier New" w:hAnsi="Courier New" w:cs="Courier New"/>
          <w:color w:val="auto"/>
          <w:sz w:val="15"/>
          <w:szCs w:val="15"/>
        </w:rPr>
      </w:pPr>
      <w:bookmarkStart w:id="60" w:name="_Hlk81425228"/>
      <w:r>
        <w:rPr>
          <w:rStyle w:val="VerbatimChar"/>
          <w:rFonts w:cs="Courier New" w:ascii="Courier New" w:hAnsi="Courier New"/>
          <w:color w:val="auto"/>
          <w:sz w:val="15"/>
          <w:szCs w:val="15"/>
        </w:rPr>
        <w:t># Fixed Effects</w:t>
      </w:r>
      <w:r>
        <w:rPr>
          <w:rFonts w:cs="Courier New" w:ascii="Courier New" w:hAnsi="Courier New"/>
          <w:color w:val="auto"/>
          <w:sz w:val="15"/>
          <w:szCs w:val="15"/>
        </w:rPr>
        <w:br/>
        <w:br/>
      </w:r>
      <w:r>
        <w:rPr>
          <w:rStyle w:val="VerbatimChar"/>
          <w:rFonts w:cs="Courier New" w:ascii="Courier New" w:hAnsi="Courier New"/>
          <w:color w:val="auto"/>
          <w:sz w:val="15"/>
          <w:szCs w:val="15"/>
        </w:rPr>
        <w:t>Parameter    | Coefficient |   SE |         95% CI | t(5861.88) |      p</w:t>
      </w:r>
      <w:r>
        <w:rPr>
          <w:rFonts w:cs="Courier New" w:ascii="Courier New" w:hAnsi="Courier New"/>
          <w:color w:val="auto"/>
          <w:sz w:val="15"/>
          <w:szCs w:val="15"/>
        </w:rPr>
        <w:br/>
      </w:r>
      <w:r>
        <w:rPr>
          <w:rStyle w:val="VerbatimChar"/>
          <w:rFonts w:cs="Courier New" w:ascii="Courier New" w:hAnsi="Courier New"/>
          <w:color w:val="auto"/>
          <w:sz w:val="15"/>
          <w:szCs w:val="15"/>
        </w:rPr>
        <w:t>------------------------------------------------------------------------</w:t>
      </w:r>
      <w:r>
        <w:rPr>
          <w:rFonts w:cs="Courier New" w:ascii="Courier New" w:hAnsi="Courier New"/>
          <w:color w:val="auto"/>
          <w:sz w:val="15"/>
          <w:szCs w:val="15"/>
        </w:rPr>
        <w:br/>
      </w:r>
      <w:r>
        <w:rPr>
          <w:rStyle w:val="VerbatimChar"/>
          <w:rFonts w:cs="Courier New" w:ascii="Courier New" w:hAnsi="Courier New"/>
          <w:color w:val="auto"/>
          <w:sz w:val="15"/>
          <w:szCs w:val="15"/>
        </w:rPr>
        <w:t>(Intercept)  |       -1.60 | 0.24 | [-2.08, -1.12] |      -6.57 | &lt; .001</w:t>
      </w:r>
      <w:r>
        <w:rPr>
          <w:rFonts w:cs="Courier New" w:ascii="Courier New" w:hAnsi="Courier New"/>
          <w:color w:val="auto"/>
          <w:sz w:val="15"/>
          <w:szCs w:val="15"/>
        </w:rPr>
        <w:br/>
      </w:r>
      <w:r>
        <w:rPr>
          <w:rStyle w:val="VerbatimChar"/>
          <w:rFonts w:cs="Courier New" w:ascii="Courier New" w:hAnsi="Courier New"/>
          <w:color w:val="auto"/>
          <w:sz w:val="15"/>
          <w:szCs w:val="15"/>
        </w:rPr>
        <w:t>conversion   |        0.11 | 0.02 | [ 0.07,  0.14] |       5.41 | &lt; .001</w:t>
      </w:r>
      <w:r>
        <w:rPr>
          <w:rFonts w:cs="Courier New" w:ascii="Courier New" w:hAnsi="Courier New"/>
          <w:color w:val="auto"/>
          <w:sz w:val="15"/>
          <w:szCs w:val="15"/>
        </w:rPr>
        <w:br/>
      </w:r>
      <w:r>
        <w:rPr>
          <w:rStyle w:val="VerbatimChar"/>
          <w:rFonts w:cs="Courier New" w:ascii="Courier New" w:hAnsi="Courier New"/>
          <w:color w:val="auto"/>
          <w:sz w:val="15"/>
          <w:szCs w:val="15"/>
        </w:rPr>
        <w:t xml:space="preserve">dwg          |        0.16 | 0.39 | [-0.59,  0.92] |       0.42 | 0.673 </w:t>
      </w:r>
      <w:r>
        <w:rPr>
          <w:rFonts w:cs="Courier New" w:ascii="Courier New" w:hAnsi="Courier New"/>
          <w:color w:val="auto"/>
          <w:sz w:val="15"/>
          <w:szCs w:val="15"/>
        </w:rPr>
        <w:br/>
      </w:r>
      <w:r>
        <w:rPr>
          <w:rStyle w:val="VerbatimChar"/>
          <w:rFonts w:cs="Courier New" w:ascii="Courier New" w:hAnsi="Courier New"/>
          <w:color w:val="auto"/>
          <w:sz w:val="15"/>
          <w:szCs w:val="15"/>
        </w:rPr>
        <w:t>alpha1_right |        1.85 | 0.23 | [ 1.39,  2.31] |       7.92 | &lt; .001</w:t>
      </w:r>
      <w:r>
        <w:rPr>
          <w:rFonts w:cs="Courier New" w:ascii="Courier New" w:hAnsi="Courier New"/>
          <w:color w:val="auto"/>
          <w:sz w:val="15"/>
          <w:szCs w:val="15"/>
        </w:rPr>
        <w:br/>
      </w:r>
      <w:r>
        <w:rPr>
          <w:rStyle w:val="VerbatimChar"/>
          <w:rFonts w:cs="Courier New" w:ascii="Courier New" w:hAnsi="Courier New"/>
          <w:color w:val="auto"/>
          <w:sz w:val="15"/>
          <w:szCs w:val="15"/>
        </w:rPr>
        <w:t xml:space="preserve">alpha1_left  |        0.16 | 0.20 | [-0.24,  0.56] |       0.79 | 0.429 </w:t>
      </w:r>
      <w:bookmarkEnd w:id="60"/>
      <w:r>
        <w:rPr>
          <w:rFonts w:cs="Courier New" w:ascii="Courier New" w:hAnsi="Courier New"/>
          <w:color w:val="auto"/>
          <w:sz w:val="15"/>
          <w:szCs w:val="15"/>
        </w:rPr>
        <w:br/>
        <w:br/>
      </w:r>
      <w:r>
        <w:rPr>
          <w:rStyle w:val="VerbatimChar"/>
          <w:rFonts w:cs="Courier New" w:ascii="Courier New" w:hAnsi="Courier New"/>
          <w:color w:val="auto"/>
          <w:sz w:val="15"/>
          <w:szCs w:val="15"/>
        </w:rPr>
        <w:t># Sigma</w:t>
      </w:r>
      <w:r>
        <w:rPr>
          <w:rFonts w:cs="Courier New" w:ascii="Courier New" w:hAnsi="Courier New"/>
          <w:color w:val="auto"/>
          <w:sz w:val="15"/>
          <w:szCs w:val="15"/>
        </w:rPr>
        <w:br/>
        <w:br/>
      </w:r>
      <w:r>
        <w:rPr>
          <w:rStyle w:val="VerbatimChar"/>
          <w:rFonts w:cs="Courier New" w:ascii="Courier New" w:hAnsi="Courier New"/>
          <w:color w:val="auto"/>
          <w:sz w:val="15"/>
          <w:szCs w:val="15"/>
        </w:rPr>
        <w:t>Parameter              | Coefficient |   SE |         95% CI | t(5861.88) |      p</w:t>
      </w:r>
      <w:r>
        <w:rPr>
          <w:rFonts w:cs="Courier New" w:ascii="Courier New" w:hAnsi="Courier New"/>
          <w:color w:val="auto"/>
          <w:sz w:val="15"/>
          <w:szCs w:val="15"/>
        </w:rPr>
        <w:br/>
      </w:r>
      <w:r>
        <w:rPr>
          <w:rStyle w:val="VerbatimChar"/>
          <w:rFonts w:cs="Courier New" w:ascii="Courier New" w:hAnsi="Courier New"/>
          <w:color w:val="auto"/>
          <w:sz w:val="15"/>
          <w:szCs w:val="15"/>
        </w:rPr>
        <w:t>----------------------------------------------------------------------------------</w:t>
      </w:r>
      <w:r>
        <w:rPr>
          <w:rFonts w:cs="Courier New" w:ascii="Courier New" w:hAnsi="Courier New"/>
          <w:color w:val="auto"/>
          <w:sz w:val="15"/>
          <w:szCs w:val="15"/>
        </w:rPr>
        <w:br/>
      </w:r>
      <w:r>
        <w:rPr>
          <w:rStyle w:val="VerbatimChar"/>
          <w:rFonts w:cs="Courier New" w:ascii="Courier New" w:hAnsi="Courier New"/>
          <w:color w:val="auto"/>
          <w:sz w:val="15"/>
          <w:szCs w:val="15"/>
        </w:rPr>
        <w:t>(Intercept)            |        1.09 | 0.23 | [ 0.65,  1.54] |       4.79 | &lt; .001</w:t>
      </w:r>
      <w:r>
        <w:rPr>
          <w:rFonts w:cs="Courier New" w:ascii="Courier New" w:hAnsi="Courier New"/>
          <w:color w:val="auto"/>
          <w:sz w:val="15"/>
          <w:szCs w:val="15"/>
        </w:rPr>
        <w:br/>
      </w:r>
      <w:r>
        <w:rPr>
          <w:rStyle w:val="VerbatimChar"/>
          <w:rFonts w:cs="Courier New" w:ascii="Courier New" w:hAnsi="Courier New"/>
          <w:color w:val="auto"/>
          <w:sz w:val="15"/>
          <w:szCs w:val="15"/>
        </w:rPr>
        <w:t xml:space="preserve">pb(conversion, df = 5) |        0.02 | 0.02 | [-0.02,  0.06] |       1.04 | 0.301 </w:t>
      </w:r>
      <w:r>
        <w:rPr>
          <w:rFonts w:cs="Courier New" w:ascii="Courier New" w:hAnsi="Courier New"/>
          <w:color w:val="auto"/>
          <w:sz w:val="15"/>
          <w:szCs w:val="15"/>
        </w:rPr>
        <w:br/>
      </w:r>
      <w:r>
        <w:rPr>
          <w:rStyle w:val="VerbatimChar"/>
          <w:rFonts w:cs="Courier New" w:ascii="Courier New" w:hAnsi="Courier New"/>
          <w:color w:val="auto"/>
          <w:sz w:val="15"/>
          <w:szCs w:val="15"/>
        </w:rPr>
        <w:t xml:space="preserve">dwg                    |        0.14 | 0.37 | [-0.58,  0.85] |       0.37 | 0.709 </w:t>
      </w:r>
      <w:r>
        <w:rPr>
          <w:rFonts w:cs="Courier New" w:ascii="Courier New" w:hAnsi="Courier New"/>
          <w:color w:val="auto"/>
          <w:sz w:val="15"/>
          <w:szCs w:val="15"/>
        </w:rPr>
        <w:br/>
      </w:r>
      <w:r>
        <w:rPr>
          <w:rStyle w:val="VerbatimChar"/>
          <w:rFonts w:cs="Courier New" w:ascii="Courier New" w:hAnsi="Courier New"/>
          <w:color w:val="auto"/>
          <w:sz w:val="15"/>
          <w:szCs w:val="15"/>
        </w:rPr>
        <w:t>alpha1_right           |       -1.40 | 0.23 | [-1.84, -0.95] |      -6.10 | &lt; .001</w:t>
      </w:r>
      <w:r>
        <w:rPr>
          <w:rFonts w:cs="Courier New" w:ascii="Courier New" w:hAnsi="Courier New"/>
          <w:color w:val="auto"/>
          <w:sz w:val="15"/>
          <w:szCs w:val="15"/>
        </w:rPr>
        <w:br/>
      </w:r>
      <w:r>
        <w:rPr>
          <w:rStyle w:val="VerbatimChar"/>
          <w:rFonts w:cs="Courier New" w:ascii="Courier New" w:hAnsi="Courier New"/>
          <w:color w:val="auto"/>
          <w:sz w:val="15"/>
          <w:szCs w:val="15"/>
        </w:rPr>
        <w:t xml:space="preserve">alpha1_left            |       -0.55 | 0.20 | [-0.96, -0.15] |      -2.70 | 0.007 </w:t>
      </w:r>
      <w:r>
        <w:rPr>
          <w:rFonts w:cs="Courier New" w:ascii="Courier New" w:hAnsi="Courier New"/>
          <w:color w:val="auto"/>
          <w:sz w:val="15"/>
          <w:szCs w:val="15"/>
        </w:rPr>
        <w:br/>
        <w:br/>
      </w:r>
      <w:r>
        <w:rPr>
          <w:rStyle w:val="VerbatimChar"/>
          <w:rFonts w:cs="Courier New" w:ascii="Courier New" w:hAnsi="Courier New"/>
          <w:color w:val="auto"/>
          <w:sz w:val="15"/>
          <w:szCs w:val="15"/>
        </w:rPr>
        <w:t># Nu</w:t>
      </w:r>
      <w:r>
        <w:rPr>
          <w:rFonts w:cs="Courier New" w:ascii="Courier New" w:hAnsi="Courier New"/>
          <w:color w:val="auto"/>
          <w:sz w:val="15"/>
          <w:szCs w:val="15"/>
        </w:rPr>
        <w:br/>
        <w:br/>
      </w:r>
      <w:r>
        <w:rPr>
          <w:rStyle w:val="VerbatimChar"/>
          <w:rFonts w:cs="Courier New" w:ascii="Courier New" w:hAnsi="Courier New"/>
          <w:color w:val="auto"/>
          <w:sz w:val="15"/>
          <w:szCs w:val="15"/>
        </w:rPr>
        <w:t>Parameter              | Coefficient |   SE |          95% CI | t(5861.88) |      p</w:t>
      </w:r>
      <w:r>
        <w:rPr>
          <w:rFonts w:cs="Courier New" w:ascii="Courier New" w:hAnsi="Courier New"/>
          <w:color w:val="auto"/>
          <w:sz w:val="15"/>
          <w:szCs w:val="15"/>
        </w:rPr>
        <w:br/>
      </w:r>
      <w:r>
        <w:rPr>
          <w:rStyle w:val="VerbatimChar"/>
          <w:rFonts w:cs="Courier New" w:ascii="Courier New" w:hAnsi="Courier New"/>
          <w:color w:val="auto"/>
          <w:sz w:val="15"/>
          <w:szCs w:val="15"/>
        </w:rPr>
        <w:t>-----------------------------------------------------------------------------------</w:t>
      </w:r>
      <w:r>
        <w:rPr>
          <w:rFonts w:cs="Courier New" w:ascii="Courier New" w:hAnsi="Courier New"/>
          <w:color w:val="auto"/>
          <w:sz w:val="15"/>
          <w:szCs w:val="15"/>
        </w:rPr>
        <w:br/>
      </w:r>
      <w:r>
        <w:rPr>
          <w:rStyle w:val="VerbatimChar"/>
          <w:rFonts w:cs="Courier New" w:ascii="Courier New" w:hAnsi="Courier New"/>
          <w:color w:val="auto"/>
          <w:sz w:val="15"/>
          <w:szCs w:val="15"/>
        </w:rPr>
        <w:t>(Intercept)            |       -9.45 | 0.64 | [-10.71, -8.18] |     -14.65 | &lt; .001</w:t>
      </w:r>
      <w:r>
        <w:rPr>
          <w:rFonts w:cs="Courier New" w:ascii="Courier New" w:hAnsi="Courier New"/>
          <w:color w:val="auto"/>
          <w:sz w:val="15"/>
          <w:szCs w:val="15"/>
        </w:rPr>
        <w:br/>
      </w:r>
      <w:r>
        <w:rPr>
          <w:rStyle w:val="VerbatimChar"/>
          <w:rFonts w:cs="Courier New" w:ascii="Courier New" w:hAnsi="Courier New"/>
          <w:color w:val="auto"/>
          <w:sz w:val="15"/>
          <w:szCs w:val="15"/>
        </w:rPr>
        <w:t>pb(conversion, df = 5) |        1.70 | 0.07 | [  1.58,  1.83] |      25.84 | &lt; .001</w:t>
      </w:r>
      <w:r>
        <w:rPr>
          <w:rFonts w:cs="Courier New" w:ascii="Courier New" w:hAnsi="Courier New"/>
          <w:color w:val="auto"/>
          <w:sz w:val="15"/>
          <w:szCs w:val="15"/>
        </w:rPr>
        <w:br/>
      </w:r>
      <w:r>
        <w:rPr>
          <w:rStyle w:val="VerbatimChar"/>
          <w:rFonts w:cs="Courier New" w:ascii="Courier New" w:hAnsi="Courier New"/>
          <w:color w:val="auto"/>
          <w:sz w:val="15"/>
          <w:szCs w:val="15"/>
        </w:rPr>
        <w:t xml:space="preserve">dwg                    |        2.93 | 0.90 | [  1.15,  4.70] |       3.23 | 0.001 </w:t>
      </w:r>
      <w:r>
        <w:rPr>
          <w:rFonts w:cs="Courier New" w:ascii="Courier New" w:hAnsi="Courier New"/>
          <w:color w:val="auto"/>
          <w:sz w:val="15"/>
          <w:szCs w:val="15"/>
        </w:rPr>
        <w:br/>
      </w:r>
      <w:r>
        <w:rPr>
          <w:rStyle w:val="VerbatimChar"/>
          <w:rFonts w:cs="Courier New" w:ascii="Courier New" w:hAnsi="Courier New"/>
          <w:color w:val="auto"/>
          <w:sz w:val="15"/>
          <w:szCs w:val="15"/>
        </w:rPr>
        <w:t>alpha1_right           |        2.98 | 0.64 | [  1.73,  4.23] |       4.68 | &lt; .001</w:t>
      </w:r>
      <w:r>
        <w:rPr>
          <w:rFonts w:cs="Courier New" w:ascii="Courier New" w:hAnsi="Courier New"/>
          <w:color w:val="auto"/>
          <w:sz w:val="15"/>
          <w:szCs w:val="15"/>
        </w:rPr>
        <w:br/>
      </w:r>
      <w:r>
        <w:rPr>
          <w:rStyle w:val="VerbatimChar"/>
          <w:rFonts w:cs="Courier New" w:ascii="Courier New" w:hAnsi="Courier New"/>
          <w:color w:val="auto"/>
          <w:sz w:val="15"/>
          <w:szCs w:val="15"/>
        </w:rPr>
        <w:t>alpha1_left            |        7.24 | 0.62 | [  6.03,  8.46] |      11.69 | &lt; .001</w:t>
      </w:r>
      <w:r>
        <w:rPr>
          <w:rFonts w:cs="Courier New" w:ascii="Courier New" w:hAnsi="Courier New"/>
          <w:color w:val="auto"/>
          <w:sz w:val="15"/>
          <w:szCs w:val="15"/>
        </w:rPr>
        <w:br/>
        <w:br/>
      </w:r>
      <w:r>
        <w:rPr>
          <w:rStyle w:val="VerbatimChar"/>
          <w:rFonts w:cs="Courier New" w:ascii="Courier New" w:hAnsi="Courier New"/>
          <w:color w:val="auto"/>
          <w:sz w:val="15"/>
          <w:szCs w:val="15"/>
        </w:rPr>
        <w:t># Tau</w:t>
      </w:r>
      <w:r>
        <w:rPr>
          <w:rFonts w:cs="Courier New" w:ascii="Courier New" w:hAnsi="Courier New"/>
          <w:color w:val="auto"/>
          <w:sz w:val="15"/>
          <w:szCs w:val="15"/>
        </w:rPr>
        <w:br/>
        <w:br/>
      </w:r>
      <w:r>
        <w:rPr>
          <w:rStyle w:val="VerbatimChar"/>
          <w:rFonts w:cs="Courier New" w:ascii="Courier New" w:hAnsi="Courier New"/>
          <w:color w:val="auto"/>
          <w:sz w:val="15"/>
          <w:szCs w:val="15"/>
        </w:rPr>
        <w:t>Parameter              | Coefficient |   SE |          95% CI | t(5861.88) |      p</w:t>
      </w:r>
      <w:r>
        <w:rPr>
          <w:rFonts w:cs="Courier New" w:ascii="Courier New" w:hAnsi="Courier New"/>
          <w:color w:val="auto"/>
          <w:sz w:val="15"/>
          <w:szCs w:val="15"/>
        </w:rPr>
        <w:br/>
      </w:r>
      <w:r>
        <w:rPr>
          <w:rStyle w:val="VerbatimChar"/>
          <w:rFonts w:cs="Courier New" w:ascii="Courier New" w:hAnsi="Courier New"/>
          <w:color w:val="auto"/>
          <w:sz w:val="15"/>
          <w:szCs w:val="15"/>
        </w:rPr>
        <w:t>-----------------------------------------------------------------------------------</w:t>
      </w:r>
      <w:r>
        <w:rPr>
          <w:rFonts w:cs="Courier New" w:ascii="Courier New" w:hAnsi="Courier New"/>
          <w:color w:val="auto"/>
          <w:sz w:val="15"/>
          <w:szCs w:val="15"/>
        </w:rPr>
        <w:br/>
      </w:r>
      <w:r>
        <w:rPr>
          <w:rStyle w:val="VerbatimChar"/>
          <w:rFonts w:cs="Courier New" w:ascii="Courier New" w:hAnsi="Courier New"/>
          <w:color w:val="auto"/>
          <w:sz w:val="15"/>
          <w:szCs w:val="15"/>
        </w:rPr>
        <w:t>(Intercept)            |      -10.75 | 1.09 | [-12.89, -8.62] |      -9.87 | &lt; .001</w:t>
      </w:r>
      <w:r>
        <w:rPr>
          <w:rFonts w:cs="Courier New" w:ascii="Courier New" w:hAnsi="Courier New"/>
          <w:color w:val="auto"/>
          <w:sz w:val="15"/>
          <w:szCs w:val="15"/>
        </w:rPr>
        <w:br/>
      </w:r>
      <w:r>
        <w:rPr>
          <w:rStyle w:val="VerbatimChar"/>
          <w:rFonts w:cs="Courier New" w:ascii="Courier New" w:hAnsi="Courier New"/>
          <w:color w:val="auto"/>
          <w:sz w:val="15"/>
          <w:szCs w:val="15"/>
        </w:rPr>
        <w:t>pb(conversion, df = 5) |        3.49 | 0.37 | [  2.77,  4.22] |       9.44 | &lt; .001</w:t>
      </w:r>
      <w:r>
        <w:rPr>
          <w:rFonts w:cs="Courier New" w:ascii="Courier New" w:hAnsi="Courier New"/>
          <w:color w:val="auto"/>
          <w:sz w:val="15"/>
          <w:szCs w:val="15"/>
        </w:rPr>
        <w:br/>
      </w:r>
      <w:r>
        <w:rPr>
          <w:rStyle w:val="VerbatimChar"/>
          <w:rFonts w:cs="Courier New" w:ascii="Courier New" w:hAnsi="Courier New"/>
          <w:color w:val="auto"/>
          <w:sz w:val="15"/>
          <w:szCs w:val="15"/>
        </w:rPr>
        <w:t xml:space="preserve">dwg                    |        1.81 | 1.49 | [ -1.11,  4.73] |       1.21 | 0.225 </w:t>
      </w:r>
      <w:r>
        <w:rPr>
          <w:rFonts w:cs="Courier New" w:ascii="Courier New" w:hAnsi="Courier New"/>
          <w:color w:val="auto"/>
          <w:sz w:val="15"/>
          <w:szCs w:val="15"/>
        </w:rPr>
        <w:br/>
      </w:r>
      <w:r>
        <w:rPr>
          <w:rStyle w:val="VerbatimChar"/>
          <w:rFonts w:cs="Courier New" w:ascii="Courier New" w:hAnsi="Courier New"/>
          <w:color w:val="auto"/>
          <w:sz w:val="15"/>
          <w:szCs w:val="15"/>
        </w:rPr>
        <w:t xml:space="preserve">alpha1_right           |        2.13 | 1.10 | [ -0.03,  4.29] |       1.93 | 0.054 </w:t>
      </w:r>
      <w:r>
        <w:rPr>
          <w:rFonts w:cs="Courier New" w:ascii="Courier New" w:hAnsi="Courier New"/>
          <w:color w:val="auto"/>
          <w:sz w:val="15"/>
          <w:szCs w:val="15"/>
        </w:rPr>
        <w:br/>
      </w:r>
      <w:r>
        <w:rPr>
          <w:rStyle w:val="VerbatimChar"/>
          <w:rFonts w:cs="Courier New" w:ascii="Courier New" w:hAnsi="Courier New"/>
          <w:color w:val="auto"/>
          <w:sz w:val="15"/>
          <w:szCs w:val="15"/>
        </w:rPr>
        <w:t>alpha1_left            |        6.14 | 1.08 | [  4.02,  8.27] |       5.67 | &lt; .001</w:t>
      </w:r>
    </w:p>
    <w:p>
      <w:pPr>
        <w:pStyle w:val="SourceCode"/>
        <w:rPr>
          <w:rStyle w:val="VerbatimChar"/>
          <w:rFonts w:ascii="Courier New" w:hAnsi="Courier New" w:cs="Courier New"/>
          <w:color w:val="auto"/>
          <w:sz w:val="15"/>
          <w:szCs w:val="15"/>
          <w:lang w:val="en-US"/>
        </w:rPr>
      </w:pPr>
      <w:r>
        <w:rPr>
          <w:rStyle w:val="VerbatimChar"/>
          <w:rFonts w:cs="Courier New" w:ascii="Courier New" w:hAnsi="Courier New"/>
          <w:color w:val="auto"/>
          <w:sz w:val="15"/>
          <w:szCs w:val="15"/>
          <w:lang w:val="en-US"/>
        </w:rPr>
        <w:t xml:space="preserve">------------------------------------------------------------------ </w:t>
      </w:r>
      <w:r>
        <w:rPr>
          <w:rFonts w:cs="Courier New" w:ascii="Courier New" w:hAnsi="Courier New"/>
          <w:color w:val="auto"/>
          <w:sz w:val="15"/>
          <w:szCs w:val="15"/>
          <w:lang w:val="en-US"/>
        </w:rPr>
        <w:br/>
      </w:r>
      <w:r>
        <w:rPr>
          <w:rStyle w:val="VerbatimChar"/>
          <w:rFonts w:cs="Courier New" w:ascii="Courier New" w:hAnsi="Courier New"/>
          <w:color w:val="auto"/>
          <w:sz w:val="15"/>
          <w:szCs w:val="15"/>
          <w:lang w:val="en-US"/>
        </w:rPr>
        <w:t xml:space="preserve"> No. of observations in the fit:  5923  </w:t>
      </w:r>
      <w:r>
        <w:rPr>
          <w:rFonts w:cs="Courier New" w:ascii="Courier New" w:hAnsi="Courier New"/>
          <w:color w:val="auto"/>
          <w:sz w:val="15"/>
          <w:szCs w:val="15"/>
          <w:lang w:val="en-US"/>
        </w:rPr>
        <w:br/>
      </w:r>
      <w:r>
        <w:rPr>
          <w:rStyle w:val="VerbatimChar"/>
          <w:rFonts w:cs="Courier New" w:ascii="Courier New" w:hAnsi="Courier New"/>
          <w:color w:val="auto"/>
          <w:sz w:val="15"/>
          <w:szCs w:val="15"/>
          <w:lang w:val="en-US"/>
        </w:rPr>
        <w:t xml:space="preserve"> Degrees of Freedom for the fit:  61.11825 </w:t>
      </w:r>
      <w:r>
        <w:rPr>
          <w:rFonts w:cs="Courier New" w:ascii="Courier New" w:hAnsi="Courier New"/>
          <w:color w:val="auto"/>
          <w:sz w:val="15"/>
          <w:szCs w:val="15"/>
          <w:lang w:val="en-US"/>
        </w:rPr>
        <w:br/>
      </w:r>
      <w:r>
        <w:rPr>
          <w:rStyle w:val="VerbatimChar"/>
          <w:rFonts w:cs="Courier New" w:ascii="Courier New" w:hAnsi="Courier New"/>
          <w:color w:val="auto"/>
          <w:sz w:val="15"/>
          <w:szCs w:val="15"/>
          <w:lang w:val="en-US"/>
        </w:rPr>
        <w:t xml:space="preserve">       Residual Deg. of Freedom:  5861.882  </w:t>
      </w:r>
      <w:r>
        <w:rPr>
          <w:rFonts w:cs="Courier New" w:ascii="Courier New" w:hAnsi="Courier New"/>
          <w:color w:val="auto"/>
          <w:sz w:val="15"/>
          <w:szCs w:val="15"/>
          <w:lang w:val="en-US"/>
        </w:rPr>
        <w:br/>
      </w:r>
      <w:r>
        <w:rPr>
          <w:rStyle w:val="VerbatimChar"/>
          <w:rFonts w:cs="Courier New" w:ascii="Courier New" w:hAnsi="Courier New"/>
          <w:color w:val="auto"/>
          <w:sz w:val="15"/>
          <w:szCs w:val="15"/>
          <w:lang w:val="en-US"/>
        </w:rPr>
        <w:t xml:space="preserve">                       at cycle:  8  </w:t>
      </w:r>
      <w:r>
        <w:rPr>
          <w:rFonts w:cs="Courier New" w:ascii="Courier New" w:hAnsi="Courier New"/>
          <w:color w:val="auto"/>
          <w:sz w:val="15"/>
          <w:szCs w:val="15"/>
          <w:lang w:val="en-US"/>
        </w:rPr>
        <w:br/>
      </w:r>
      <w:r>
        <w:rPr>
          <w:rStyle w:val="VerbatimChar"/>
          <w:rFonts w:cs="Courier New" w:ascii="Courier New" w:hAnsi="Courier New"/>
          <w:color w:val="auto"/>
          <w:sz w:val="15"/>
          <w:szCs w:val="15"/>
          <w:lang w:val="en-US"/>
        </w:rPr>
        <w:t xml:space="preserve">   </w:t>
      </w:r>
      <w:r>
        <w:rPr>
          <w:rFonts w:cs="Courier New" w:ascii="Courier New" w:hAnsi="Courier New"/>
          <w:color w:val="auto"/>
          <w:sz w:val="15"/>
          <w:szCs w:val="15"/>
          <w:lang w:val="en-US"/>
        </w:rPr>
        <w:br/>
      </w:r>
      <w:r>
        <w:rPr>
          <w:rStyle w:val="VerbatimChar"/>
          <w:rFonts w:cs="Courier New" w:ascii="Courier New" w:hAnsi="Courier New"/>
          <w:color w:val="auto"/>
          <w:sz w:val="15"/>
          <w:szCs w:val="15"/>
          <w:lang w:val="en-US"/>
        </w:rPr>
        <w:t xml:space="preserve"> Global Deviance:     4316.905  </w:t>
      </w:r>
      <w:r>
        <w:rPr>
          <w:rStyle w:val="VerbatimChar"/>
          <w:rFonts w:cs="Courier New" w:ascii="Courier New" w:hAnsi="Courier New"/>
          <w:color w:val="auto"/>
          <w:sz w:val="15"/>
          <w:lang w:val="en-US"/>
        </w:rPr>
        <w:br/>
      </w:r>
      <w:r>
        <w:rPr>
          <w:rStyle w:val="VerbatimChar"/>
          <w:rFonts w:cs="Courier New" w:ascii="Courier New" w:hAnsi="Courier New"/>
          <w:color w:val="auto"/>
          <w:sz w:val="15"/>
          <w:szCs w:val="15"/>
          <w:lang w:val="en-US"/>
        </w:rPr>
        <w:t xml:space="preserve">             AIC:     4439.142  </w:t>
        <w:br/>
        <w:t xml:space="preserve">             SBC:     4847.815  </w:t>
        <w:br/>
        <w:t xml:space="preserve"> ------------------------------------------------------------------ </w:t>
      </w:r>
    </w:p>
    <w:p>
      <w:pPr>
        <w:pStyle w:val="SourceCode"/>
        <w:rPr>
          <w:rStyle w:val="VerbatimChar"/>
          <w:rFonts w:ascii="Courier New" w:hAnsi="Courier New" w:cs="Courier New"/>
          <w:color w:val="auto"/>
          <w:sz w:val="15"/>
          <w:szCs w:val="15"/>
          <w:lang w:val="en-US"/>
        </w:rPr>
      </w:pPr>
      <w:r>
        <w:rPr>
          <w:rFonts w:cs="Courier New" w:ascii="Courier New" w:hAnsi="Courier New"/>
          <w:color w:val="auto"/>
          <w:sz w:val="15"/>
          <w:szCs w:val="15"/>
          <w:lang w:val="en-US"/>
        </w:rPr>
      </w:r>
    </w:p>
    <w:p>
      <w:pPr>
        <w:pStyle w:val="Head2"/>
        <w:numPr>
          <w:ilvl w:val="1"/>
          <w:numId w:val="13"/>
        </w:numPr>
        <w:rPr/>
      </w:pPr>
      <w:bookmarkStart w:id="61" w:name="__RefHeading___Toc12552_576252695"/>
      <w:bookmarkEnd w:id="61"/>
      <w:r>
        <w:rPr/>
        <w:t>Nomenclature</w:t>
      </w:r>
      <w:bookmarkStart w:id="62" w:name="nomenclature"/>
      <w:bookmarkEnd w:id="62"/>
    </w:p>
    <w:p>
      <w:pPr>
        <w:pStyle w:val="Paraignoreindent"/>
        <w:rPr/>
      </w:pPr>
      <w:r>
        <w:rPr>
          <w:lang w:val="en-US"/>
        </w:rPr>
        <w:t xml:space="preserve">All models are zero-one-inflated beta regressions with the proportion of inflection as dependent variable. </w:t>
      </w:r>
      <w:r>
        <w:rPr/>
      </w:r>
      <m:oMath xmlns:m="http://schemas.openxmlformats.org/officeDocument/2006/math">
        <m:r>
          <w:rPr>
            <w:rFonts w:ascii="Cambria Math" w:hAnsi="Cambria Math"/>
          </w:rPr>
          <m:t xml:space="preserve">Sigma</m:t>
        </m:r>
      </m:oMath>
      <w:r>
        <w:rPr>
          <w:lang w:val="en-US"/>
        </w:rPr>
        <w:t xml:space="preserve"> coefficients represent the scale parameter of the distribution, </w:t>
      </w:r>
      <w:r>
        <w:rPr/>
      </w:r>
      <m:oMath xmlns:m="http://schemas.openxmlformats.org/officeDocument/2006/math">
        <m:r>
          <w:rPr>
            <w:rFonts w:ascii="Cambria Math" w:hAnsi="Cambria Math"/>
          </w:rPr>
          <m:t xml:space="preserve">Nu</m:t>
        </m:r>
      </m:oMath>
      <w:r>
        <w:rPr>
          <w:lang w:val="en-US"/>
        </w:rPr>
        <w:t xml:space="preserve"> and </w:t>
      </w:r>
      <w:r>
        <w:rPr/>
      </w:r>
      <m:oMath xmlns:m="http://schemas.openxmlformats.org/officeDocument/2006/math">
        <m:r>
          <w:rPr>
            <w:rFonts w:ascii="Cambria Math" w:hAnsi="Cambria Math"/>
          </w:rPr>
          <m:t xml:space="preserve">Tau</m:t>
        </m:r>
      </m:oMath>
      <w:r>
        <w:rPr>
          <w:lang w:val="en-US"/>
        </w:rPr>
        <w:t xml:space="preserve"> represent the 0 and 1 component respectively. All coefficients were fitted using p-splines. Non-fixed effects were set to </w:t>
      </w:r>
      <w:r>
        <w:rPr/>
      </w:r>
      <m:oMath xmlns:m="http://schemas.openxmlformats.org/officeDocument/2006/math">
        <m:r>
          <w:rPr>
            <w:rFonts w:ascii="Cambria Math" w:hAnsi="Cambria Math"/>
          </w:rPr>
          <m:t xml:space="preserve">df</m:t>
        </m:r>
        <m:r>
          <w:rPr>
            <w:rFonts w:ascii="Cambria Math" w:hAnsi="Cambria Math"/>
          </w:rPr>
          <m:t xml:space="preserve">=</m:t>
        </m:r>
        <m:r>
          <w:rPr>
            <w:rFonts w:ascii="Cambria Math" w:hAnsi="Cambria Math"/>
          </w:rPr>
          <m:t xml:space="preserve">5</m:t>
        </m:r>
      </m:oMath>
      <w:r>
        <w:rPr>
          <w:lang w:val="en-US"/>
        </w:rPr>
        <w:t xml:space="preserve"> to control for overfitting. The mean and scale parameter use the pre-specified logit link function. </w:t>
      </w:r>
      <w:r>
        <w:rPr/>
      </w:r>
      <m:oMath xmlns:m="http://schemas.openxmlformats.org/officeDocument/2006/math">
        <m:r>
          <w:rPr>
            <w:rFonts w:ascii="Cambria Math" w:hAnsi="Cambria Math"/>
          </w:rPr>
          <m:t xml:space="preserve">Nu</m:t>
        </m:r>
      </m:oMath>
      <w:r>
        <w:rPr>
          <w:lang w:val="en-US"/>
        </w:rPr>
        <w:t xml:space="preserve"> </w:t>
      </w:r>
      <w:r>
        <w:rPr/>
        <w:t xml:space="preserve">and </w:t>
      </w:r>
      <w:r>
        <w:rPr/>
      </w:r>
      <m:oMath xmlns:m="http://schemas.openxmlformats.org/officeDocument/2006/math">
        <m:r>
          <w:rPr>
            <w:rFonts w:ascii="Cambria Math" w:hAnsi="Cambria Math"/>
          </w:rPr>
          <m:t xml:space="preserve">Tau</m:t>
        </m:r>
      </m:oMath>
      <w:r>
        <w:rPr/>
        <w:t xml:space="preserve"> have log link functions.</w:t>
      </w:r>
    </w:p>
    <w:p>
      <w:pPr>
        <w:pStyle w:val="Head2"/>
        <w:numPr>
          <w:ilvl w:val="1"/>
          <w:numId w:val="13"/>
        </w:numPr>
        <w:rPr/>
      </w:pPr>
      <w:bookmarkStart w:id="63" w:name="__RefHeading___Toc12554_576252695"/>
      <w:bookmarkEnd w:id="63"/>
      <w:r>
        <w:rPr/>
        <w:t>Residual plots</w:t>
      </w:r>
      <w:bookmarkStart w:id="64" w:name="diagnostics"/>
      <w:bookmarkEnd w:id="64"/>
    </w:p>
    <w:p>
      <w:pPr>
        <w:pStyle w:val="CaptionedFigure"/>
        <w:rPr/>
      </w:pPr>
      <w:bookmarkStart w:id="65" w:name="verb_diagnostics"/>
      <w:r>
        <w:rPr/>
        <w:drawing>
          <wp:inline distT="0" distB="0" distL="0" distR="0">
            <wp:extent cx="5721985" cy="3576320"/>
            <wp:effectExtent l="0" t="0" r="0" b="0"/>
            <wp:docPr id="6" name="Image5" descr="Diagnostics for beta inflated GAMLSS model predicting proportions of verbal -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Diagnostics for beta inflated GAMLSS model predicting proportions of verbal -s"/>
                    <pic:cNvPicPr>
                      <a:picLocks noChangeAspect="1" noChangeArrowheads="1"/>
                    </pic:cNvPicPr>
                  </pic:nvPicPr>
                  <pic:blipFill>
                    <a:blip r:embed="rId7"/>
                    <a:stretch>
                      <a:fillRect/>
                    </a:stretch>
                  </pic:blipFill>
                  <pic:spPr bwMode="auto">
                    <a:xfrm>
                      <a:off x="0" y="0"/>
                      <a:ext cx="5721985" cy="3576320"/>
                    </a:xfrm>
                    <a:prstGeom prst="rect">
                      <a:avLst/>
                    </a:prstGeom>
                  </pic:spPr>
                </pic:pic>
              </a:graphicData>
            </a:graphic>
          </wp:inline>
        </w:drawing>
      </w:r>
      <w:bookmarkEnd w:id="65"/>
    </w:p>
    <w:p>
      <w:pPr>
        <w:pStyle w:val="Captionfigure"/>
        <w:rPr>
          <w:lang w:val="en-US"/>
        </w:rPr>
      </w:pPr>
      <w:bookmarkStart w:id="66" w:name="fig6"/>
      <w:r>
        <w:rPr>
          <w:b/>
          <w:bCs/>
          <w:lang w:val="en-US"/>
        </w:rPr>
        <w:t>Figure </w:t>
      </w:r>
      <w:r>
        <w:rPr>
          <w:b/>
          <w:bCs/>
        </w:rPr>
        <w:fldChar w:fldCharType="begin"/>
      </w:r>
      <w:r>
        <w:rPr>
          <w:b/>
          <w:bCs/>
        </w:rPr>
        <w:instrText> SEQ Figure \* ARABIC </w:instrText>
      </w:r>
      <w:r>
        <w:rPr>
          <w:b/>
          <w:bCs/>
        </w:rPr>
        <w:fldChar w:fldCharType="separate"/>
      </w:r>
      <w:r>
        <w:rPr>
          <w:b/>
          <w:bCs/>
        </w:rPr>
        <w:t>6</w:t>
      </w:r>
      <w:r>
        <w:rPr>
          <w:b/>
          <w:bCs/>
        </w:rPr>
        <w:fldChar w:fldCharType="end"/>
      </w:r>
      <w:r>
        <w:rPr>
          <w:b/>
          <w:bCs/>
          <w:lang w:val="en-US"/>
        </w:rPr>
        <w:t>:</w:t>
      </w:r>
      <w:r>
        <w:rPr>
          <w:lang w:val="en-US"/>
        </w:rPr>
        <w:t xml:space="preserve"> </w:t>
      </w:r>
      <w:bookmarkEnd w:id="66"/>
      <w:r>
        <w:rPr>
          <w:lang w:val="en-US"/>
        </w:rPr>
        <w:t xml:space="preserve">Diagnostics for beta inflated GAMLSS model predicting proportions of verbal </w:t>
      </w:r>
      <w:r>
        <w:rPr>
          <w:i/>
          <w:iCs/>
          <w:lang w:val="en-US"/>
        </w:rPr>
        <w:t>-s</w:t>
      </w:r>
    </w:p>
    <w:p>
      <w:pPr>
        <w:pStyle w:val="CaptionedFigure"/>
        <w:rPr/>
      </w:pPr>
      <w:bookmarkStart w:id="67" w:name="noun_diagnostics"/>
      <w:r>
        <w:rPr/>
        <w:drawing>
          <wp:inline distT="0" distB="0" distL="0" distR="0">
            <wp:extent cx="6025515" cy="3766185"/>
            <wp:effectExtent l="0" t="0" r="0" b="0"/>
            <wp:docPr id="7" name="Image6" descr="Diagnostics for beta inflated GAMLSS model predicting proportions of nominal -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Diagnostics for beta inflated GAMLSS model predicting proportions of nominal -s"/>
                    <pic:cNvPicPr>
                      <a:picLocks noChangeAspect="1" noChangeArrowheads="1"/>
                    </pic:cNvPicPr>
                  </pic:nvPicPr>
                  <pic:blipFill>
                    <a:blip r:embed="rId8"/>
                    <a:stretch>
                      <a:fillRect/>
                    </a:stretch>
                  </pic:blipFill>
                  <pic:spPr bwMode="auto">
                    <a:xfrm>
                      <a:off x="0" y="0"/>
                      <a:ext cx="6025515" cy="3766185"/>
                    </a:xfrm>
                    <a:prstGeom prst="rect">
                      <a:avLst/>
                    </a:prstGeom>
                  </pic:spPr>
                </pic:pic>
              </a:graphicData>
            </a:graphic>
          </wp:inline>
        </w:drawing>
      </w:r>
      <w:bookmarkEnd w:id="67"/>
    </w:p>
    <w:p>
      <w:pPr>
        <w:pStyle w:val="Captionfigure"/>
        <w:rPr>
          <w:lang w:val="en-US"/>
        </w:rPr>
      </w:pPr>
      <w:bookmarkStart w:id="68" w:name="fig7"/>
      <w:r>
        <w:rPr>
          <w:b/>
          <w:bCs/>
          <w:lang w:val="en-US"/>
        </w:rPr>
        <w:t>Figure </w:t>
      </w:r>
      <w:r>
        <w:rPr>
          <w:b/>
          <w:bCs/>
        </w:rPr>
        <w:fldChar w:fldCharType="begin"/>
      </w:r>
      <w:r>
        <w:rPr>
          <w:b/>
          <w:bCs/>
        </w:rPr>
        <w:instrText> SEQ Figure \* ARABIC </w:instrText>
      </w:r>
      <w:r>
        <w:rPr>
          <w:b/>
          <w:bCs/>
        </w:rPr>
        <w:fldChar w:fldCharType="separate"/>
      </w:r>
      <w:r>
        <w:rPr>
          <w:b/>
          <w:bCs/>
        </w:rPr>
        <w:t>7</w:t>
      </w:r>
      <w:r>
        <w:rPr>
          <w:b/>
          <w:bCs/>
        </w:rPr>
        <w:fldChar w:fldCharType="end"/>
      </w:r>
      <w:r>
        <w:rPr>
          <w:b/>
          <w:bCs/>
          <w:lang w:val="en-US"/>
        </w:rPr>
        <w:t>:</w:t>
      </w:r>
      <w:r>
        <w:rPr>
          <w:lang w:val="en-US"/>
        </w:rPr>
        <w:t xml:space="preserve"> </w:t>
      </w:r>
      <w:bookmarkEnd w:id="68"/>
      <w:r>
        <w:rPr>
          <w:lang w:val="en-US"/>
        </w:rPr>
        <w:t xml:space="preserve">Diagnostics for beta inflated GAMLSS model predicting proportions of nominal </w:t>
      </w:r>
      <w:r>
        <w:rPr>
          <w:i/>
          <w:iCs/>
          <w:lang w:val="en-US"/>
        </w:rPr>
        <w:t>-s</w:t>
      </w:r>
    </w:p>
    <w:p>
      <w:pPr>
        <w:pStyle w:val="CaptionedFigure"/>
        <w:rPr/>
      </w:pPr>
      <w:bookmarkStart w:id="69" w:name="ed_diagnostics"/>
      <w:r>
        <w:rPr/>
        <w:drawing>
          <wp:inline distT="0" distB="0" distL="0" distR="0">
            <wp:extent cx="5775960" cy="3609975"/>
            <wp:effectExtent l="0" t="0" r="0" b="0"/>
            <wp:docPr id="8" name="Image7" descr="Diagnostics for beta inflated GAMLSS model predicting proportions of -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Diagnostics for beta inflated GAMLSS model predicting proportions of -ed"/>
                    <pic:cNvPicPr>
                      <a:picLocks noChangeAspect="1" noChangeArrowheads="1"/>
                    </pic:cNvPicPr>
                  </pic:nvPicPr>
                  <pic:blipFill>
                    <a:blip r:embed="rId9"/>
                    <a:stretch>
                      <a:fillRect/>
                    </a:stretch>
                  </pic:blipFill>
                  <pic:spPr bwMode="auto">
                    <a:xfrm>
                      <a:off x="0" y="0"/>
                      <a:ext cx="5775960" cy="3609975"/>
                    </a:xfrm>
                    <a:prstGeom prst="rect">
                      <a:avLst/>
                    </a:prstGeom>
                  </pic:spPr>
                </pic:pic>
              </a:graphicData>
            </a:graphic>
          </wp:inline>
        </w:drawing>
      </w:r>
      <w:bookmarkEnd w:id="69"/>
    </w:p>
    <w:p>
      <w:pPr>
        <w:pStyle w:val="Captionfigure"/>
        <w:rPr>
          <w:i/>
          <w:i/>
          <w:iCs/>
          <w:lang w:val="en-US"/>
        </w:rPr>
      </w:pPr>
      <w:bookmarkStart w:id="70" w:name="fig8"/>
      <w:r>
        <w:rPr>
          <w:b/>
          <w:bCs/>
          <w:lang w:val="en-US"/>
        </w:rPr>
        <w:t>Figure </w:t>
      </w:r>
      <w:r>
        <w:rPr>
          <w:b/>
          <w:bCs/>
        </w:rPr>
        <w:fldChar w:fldCharType="begin"/>
      </w:r>
      <w:r>
        <w:rPr>
          <w:b/>
          <w:bCs/>
        </w:rPr>
        <w:instrText> SEQ Figure \* ARABIC </w:instrText>
      </w:r>
      <w:r>
        <w:rPr>
          <w:b/>
          <w:bCs/>
        </w:rPr>
        <w:fldChar w:fldCharType="separate"/>
      </w:r>
      <w:r>
        <w:rPr>
          <w:b/>
          <w:bCs/>
        </w:rPr>
        <w:t>8</w:t>
      </w:r>
      <w:r>
        <w:rPr>
          <w:b/>
          <w:bCs/>
        </w:rPr>
        <w:fldChar w:fldCharType="end"/>
      </w:r>
      <w:r>
        <w:rPr>
          <w:b/>
          <w:bCs/>
          <w:lang w:val="en-US"/>
        </w:rPr>
        <w:t>:</w:t>
      </w:r>
      <w:r>
        <w:rPr>
          <w:lang w:val="en-US"/>
        </w:rPr>
        <w:t xml:space="preserve"> </w:t>
      </w:r>
      <w:bookmarkEnd w:id="70"/>
      <w:r>
        <w:rPr>
          <w:lang w:val="en-US"/>
        </w:rPr>
        <w:t xml:space="preserve">Diagnostics for beta inflated GAMLSS model predicting proportions of </w:t>
      </w:r>
      <w:r>
        <w:rPr>
          <w:i/>
          <w:iCs/>
          <w:lang w:val="en-US"/>
        </w:rPr>
        <w:t>-ed</w:t>
      </w:r>
    </w:p>
    <w:p>
      <w:pPr>
        <w:pStyle w:val="Backmatterdividingtitle"/>
        <w:rPr>
          <w:lang w:val="en-US"/>
        </w:rPr>
      </w:pPr>
      <w:r>
        <w:rPr>
          <w:lang w:val="en-US"/>
        </w:rPr>
      </w:r>
      <w:bookmarkStart w:id="71" w:name="__RefHeading___Toc12556_576252695"/>
      <w:bookmarkStart w:id="72" w:name="refs"/>
      <w:bookmarkStart w:id="73" w:name="__RefHeading___Toc12556_576252695"/>
      <w:bookmarkStart w:id="74" w:name="refs"/>
      <w:bookmarkEnd w:id="73"/>
      <w:bookmarkEnd w:id="74"/>
    </w:p>
    <w:p>
      <w:pPr>
        <w:pStyle w:val="Backmatterdividingtitle"/>
        <w:rPr>
          <w:lang w:val="en-US"/>
        </w:rPr>
      </w:pPr>
      <w:r>
        <w:rPr>
          <w:lang w:val="en-US"/>
        </w:rPr>
        <w:t>Works Cited</w:t>
      </w:r>
    </w:p>
    <w:p>
      <w:pPr>
        <w:pStyle w:val="Reference"/>
        <w:rPr>
          <w:lang w:val="en-US"/>
        </w:rPr>
      </w:pPr>
      <w:r>
        <w:rPr>
          <w:rStyle w:val="Surname"/>
          <w:lang w:val="en-US"/>
        </w:rPr>
        <w:t>Beekhuizen</w:t>
      </w:r>
      <w:r>
        <w:rPr>
          <w:lang w:val="en-US"/>
        </w:rPr>
        <w:t xml:space="preserve">, </w:t>
      </w:r>
      <w:r>
        <w:rPr>
          <w:rStyle w:val="Givennames"/>
          <w:lang w:val="en-US"/>
        </w:rPr>
        <w:t>Barend</w:t>
      </w:r>
      <w:r>
        <w:rPr>
          <w:lang w:val="en-US"/>
        </w:rPr>
        <w:t xml:space="preserve">, </w:t>
      </w:r>
      <w:r>
        <w:rPr>
          <w:rStyle w:val="Givennames"/>
          <w:lang w:val="en-US"/>
        </w:rPr>
        <w:t>Blair C</w:t>
      </w:r>
      <w:r>
        <w:rPr>
          <w:lang w:val="en-US"/>
        </w:rPr>
        <w:t xml:space="preserve">. </w:t>
      </w:r>
      <w:r>
        <w:rPr>
          <w:rStyle w:val="Surname"/>
          <w:lang w:val="en-US"/>
        </w:rPr>
        <w:t>Armstrong</w:t>
      </w:r>
      <w:r>
        <w:rPr>
          <w:lang w:val="en-US"/>
        </w:rPr>
        <w:t xml:space="preserve"> and </w:t>
      </w:r>
      <w:r>
        <w:rPr>
          <w:rStyle w:val="Givennames"/>
          <w:lang w:val="en-US"/>
        </w:rPr>
        <w:t>Suzanne</w:t>
      </w:r>
      <w:r>
        <w:rPr>
          <w:lang w:val="en-US"/>
        </w:rPr>
        <w:t xml:space="preserve"> </w:t>
      </w:r>
      <w:r>
        <w:rPr>
          <w:rStyle w:val="Surname"/>
          <w:lang w:val="en-US"/>
        </w:rPr>
        <w:t>Stevenson</w:t>
      </w:r>
      <w:r>
        <w:rPr>
          <w:lang w:val="en-US"/>
        </w:rPr>
        <w:t xml:space="preserve"> (</w:t>
      </w:r>
      <w:r>
        <w:rPr>
          <w:rStyle w:val="Year"/>
          <w:lang w:val="en-US"/>
        </w:rPr>
        <w:t>2021)</w:t>
      </w:r>
      <w:r>
        <w:rPr>
          <w:lang w:val="en-US"/>
        </w:rPr>
        <w:t xml:space="preserve">. </w:t>
      </w:r>
      <w:r>
        <w:rPr>
          <w:rStyle w:val="Articletitle"/>
          <w:lang w:val="en-US"/>
        </w:rPr>
        <w:t xml:space="preserve">Probing lexical ambiguity: Word vectors encode number and relatedness of senses. </w:t>
      </w:r>
      <w:r>
        <w:rPr>
          <w:rStyle w:val="Source"/>
          <w:i/>
          <w:iCs/>
          <w:lang w:val="en-US"/>
        </w:rPr>
        <w:t>Cognitive Science</w:t>
      </w:r>
      <w:r>
        <w:rPr>
          <w:lang w:val="en-US"/>
        </w:rPr>
        <w:t xml:space="preserve"> </w:t>
      </w:r>
      <w:r>
        <w:rPr>
          <w:rStyle w:val="Volume"/>
          <w:lang w:val="en-US"/>
        </w:rPr>
        <w:t>45</w:t>
      </w:r>
      <w:r>
        <w:rPr>
          <w:lang w:val="en-US"/>
        </w:rPr>
        <w:t>.</w:t>
      </w:r>
      <w:r>
        <w:rPr>
          <w:rStyle w:val="Issue"/>
          <w:lang w:val="en-US"/>
        </w:rPr>
        <w:t>5</w:t>
      </w:r>
      <w:r>
        <w:rPr>
          <w:lang w:val="en-US"/>
        </w:rPr>
        <w:t xml:space="preserve">. </w:t>
      </w:r>
      <w:hyperlink r:id="rId10">
        <w:r>
          <w:rPr>
            <w:rStyle w:val="Uri"/>
            <w:lang w:val="en-US"/>
          </w:rPr>
          <w:t>https://doi.org/10.1111/cogs.12943</w:t>
        </w:r>
      </w:hyperlink>
      <w:r>
        <w:rPr>
          <w:rStyle w:val="Uri"/>
          <w:lang w:val="en-US"/>
        </w:rPr>
        <w:t xml:space="preserve">. </w:t>
      </w:r>
      <w:hyperlink r:id="rId11">
        <w:r>
          <w:rPr>
            <w:rStyle w:val="Uri"/>
            <w:lang w:val="en-US"/>
          </w:rPr>
          <w:t>https://onlinelibrary.wiley.com/doi/abs/10.1111/cogs.12943</w:t>
        </w:r>
      </w:hyperlink>
      <w:r>
        <w:rPr>
          <w:rStyle w:val="Uri"/>
          <w:lang w:val="en-US"/>
        </w:rPr>
        <w:t>.</w:t>
      </w:r>
    </w:p>
    <w:p>
      <w:pPr>
        <w:pStyle w:val="Reference"/>
        <w:rPr>
          <w:lang w:val="en-US"/>
        </w:rPr>
      </w:pPr>
      <w:r>
        <w:rPr>
          <w:rStyle w:val="Surname"/>
          <w:lang w:val="en-US"/>
        </w:rPr>
        <w:t>Bultena</w:t>
      </w:r>
      <w:r>
        <w:rPr>
          <w:lang w:val="en-US"/>
        </w:rPr>
        <w:t xml:space="preserve">, </w:t>
      </w:r>
      <w:r>
        <w:rPr>
          <w:rStyle w:val="Givennames"/>
          <w:lang w:val="en-US"/>
        </w:rPr>
        <w:t>Sybrine</w:t>
      </w:r>
      <w:r>
        <w:rPr>
          <w:lang w:val="en-US"/>
        </w:rPr>
        <w:t xml:space="preserve">, </w:t>
      </w:r>
      <w:r>
        <w:rPr>
          <w:rStyle w:val="Givennames"/>
          <w:lang w:val="en-US"/>
        </w:rPr>
        <w:t>Ton</w:t>
      </w:r>
      <w:r>
        <w:rPr>
          <w:lang w:val="en-US"/>
        </w:rPr>
        <w:t xml:space="preserve"> </w:t>
      </w:r>
      <w:r>
        <w:rPr>
          <w:rStyle w:val="Surname"/>
          <w:lang w:val="en-US"/>
        </w:rPr>
        <w:t>Dijkstra</w:t>
      </w:r>
      <w:r>
        <w:rPr>
          <w:lang w:val="en-US"/>
        </w:rPr>
        <w:t xml:space="preserve"> and </w:t>
      </w:r>
      <w:r>
        <w:rPr>
          <w:rStyle w:val="Givennames"/>
          <w:lang w:val="en-US"/>
        </w:rPr>
        <w:t>Janet G</w:t>
      </w:r>
      <w:r>
        <w:rPr>
          <w:lang w:val="en-US"/>
        </w:rPr>
        <w:t xml:space="preserve">. </w:t>
      </w:r>
      <w:r>
        <w:rPr>
          <w:rStyle w:val="Surname"/>
          <w:lang w:val="en-US"/>
        </w:rPr>
        <w:t>van Hell</w:t>
      </w:r>
      <w:r>
        <w:rPr>
          <w:lang w:val="en-US"/>
        </w:rPr>
        <w:t xml:space="preserve"> (</w:t>
      </w:r>
      <w:r>
        <w:rPr>
          <w:rStyle w:val="Year"/>
          <w:lang w:val="en-US"/>
        </w:rPr>
        <w:t>2013)</w:t>
      </w:r>
      <w:r>
        <w:rPr>
          <w:lang w:val="en-US"/>
        </w:rPr>
        <w:t xml:space="preserve">. </w:t>
      </w:r>
      <w:r>
        <w:rPr>
          <w:rStyle w:val="Articletitle"/>
          <w:lang w:val="en-US"/>
        </w:rPr>
        <w:t>Cognate and word class ambiguity effects in noun and verb processing.</w:t>
      </w:r>
      <w:r>
        <w:rPr>
          <w:lang w:val="en-US"/>
        </w:rPr>
        <w:t xml:space="preserve"> </w:t>
      </w:r>
      <w:r>
        <w:rPr>
          <w:rStyle w:val="Source"/>
          <w:i/>
          <w:iCs/>
          <w:lang w:val="en-US"/>
        </w:rPr>
        <w:t>Language and Cognitive Processes</w:t>
      </w:r>
      <w:r>
        <w:rPr>
          <w:lang w:val="en-US"/>
        </w:rPr>
        <w:t xml:space="preserve">. </w:t>
      </w:r>
      <w:r>
        <w:rPr>
          <w:rStyle w:val="Publishername"/>
          <w:lang w:val="en-US"/>
        </w:rPr>
        <w:t>Routledge</w:t>
      </w:r>
      <w:r>
        <w:rPr>
          <w:lang w:val="en-US"/>
        </w:rPr>
        <w:t xml:space="preserve"> </w:t>
      </w:r>
      <w:r>
        <w:rPr>
          <w:rStyle w:val="Volume"/>
          <w:lang w:val="en-US"/>
        </w:rPr>
        <w:t>28</w:t>
      </w:r>
      <w:r>
        <w:rPr>
          <w:lang w:val="en-US"/>
        </w:rPr>
        <w:t>(</w:t>
      </w:r>
      <w:r>
        <w:rPr>
          <w:rStyle w:val="Issue"/>
          <w:lang w:val="en-US"/>
        </w:rPr>
        <w:t>9</w:t>
      </w:r>
      <w:r>
        <w:rPr>
          <w:lang w:val="en-US"/>
        </w:rPr>
        <w:t xml:space="preserve">). </w:t>
      </w:r>
      <w:r>
        <w:rPr>
          <w:rStyle w:val="Fpage"/>
          <w:lang w:val="en-US"/>
        </w:rPr>
        <w:t>1350</w:t>
      </w:r>
      <w:r>
        <w:rPr>
          <w:lang w:val="en-US"/>
        </w:rPr>
        <w:t>–</w:t>
      </w:r>
      <w:r>
        <w:rPr>
          <w:rStyle w:val="Lpage"/>
          <w:lang w:val="en-US"/>
        </w:rPr>
        <w:t>1377</w:t>
      </w:r>
      <w:r>
        <w:rPr>
          <w:lang w:val="en-US"/>
        </w:rPr>
        <w:t xml:space="preserve">. </w:t>
      </w:r>
      <w:hyperlink r:id="rId12">
        <w:r>
          <w:rPr>
            <w:rStyle w:val="Uri"/>
            <w:lang w:val="en-US"/>
          </w:rPr>
          <w:t>https://doi.org/10.1080/01690965.2012.718353</w:t>
        </w:r>
      </w:hyperlink>
      <w:r>
        <w:rPr>
          <w:rStyle w:val="Uri"/>
          <w:lang w:val="en-US"/>
        </w:rPr>
        <w:t>.</w:t>
      </w:r>
    </w:p>
    <w:p>
      <w:pPr>
        <w:pStyle w:val="Reference"/>
        <w:rPr/>
      </w:pPr>
      <w:r>
        <w:rPr>
          <w:rStyle w:val="Surname"/>
          <w:lang w:val="en-US"/>
        </w:rPr>
        <w:t>Diessel</w:t>
      </w:r>
      <w:r>
        <w:rPr>
          <w:lang w:val="en-US"/>
        </w:rPr>
        <w:t xml:space="preserve">, </w:t>
      </w:r>
      <w:r>
        <w:rPr>
          <w:rStyle w:val="Givennames"/>
          <w:lang w:val="en-US"/>
        </w:rPr>
        <w:t>Holger</w:t>
      </w:r>
      <w:r>
        <w:rPr>
          <w:lang w:val="en-US"/>
        </w:rPr>
        <w:t xml:space="preserve"> (</w:t>
      </w:r>
      <w:r>
        <w:rPr>
          <w:rStyle w:val="Year"/>
          <w:lang w:val="en-US"/>
        </w:rPr>
        <w:t>2016)</w:t>
      </w:r>
      <w:r>
        <w:rPr>
          <w:lang w:val="en-US"/>
        </w:rPr>
        <w:t xml:space="preserve">. </w:t>
      </w:r>
      <w:r>
        <w:rPr>
          <w:rStyle w:val="Chaptertitle"/>
          <w:lang w:val="en-US"/>
        </w:rPr>
        <w:t>Frequency and lexical specificity in grammar: A critical review</w:t>
      </w:r>
      <w:r>
        <w:rPr>
          <w:lang w:val="en-US"/>
        </w:rPr>
        <w:t xml:space="preserve">. In </w:t>
      </w:r>
      <w:r>
        <w:rPr>
          <w:rStyle w:val="Givennames"/>
          <w:lang w:val="en-US"/>
        </w:rPr>
        <w:t>Heike</w:t>
      </w:r>
      <w:r>
        <w:rPr>
          <w:lang w:val="en-US"/>
        </w:rPr>
        <w:t xml:space="preserve"> </w:t>
      </w:r>
      <w:r>
        <w:rPr>
          <w:rStyle w:val="Surname"/>
          <w:lang w:val="en-US"/>
        </w:rPr>
        <w:t>Behrens</w:t>
      </w:r>
      <w:r>
        <w:rPr>
          <w:lang w:val="en-US"/>
        </w:rPr>
        <w:t xml:space="preserve"> and </w:t>
      </w:r>
      <w:r>
        <w:rPr>
          <w:rStyle w:val="Givennames"/>
          <w:lang w:val="en-US"/>
        </w:rPr>
        <w:t>Stefan</w:t>
      </w:r>
      <w:r>
        <w:rPr>
          <w:lang w:val="en-US"/>
        </w:rPr>
        <w:t xml:space="preserve"> </w:t>
      </w:r>
      <w:r>
        <w:rPr>
          <w:rStyle w:val="Surname"/>
          <w:lang w:val="en-US"/>
        </w:rPr>
        <w:t>Pfänder,</w:t>
      </w:r>
      <w:r>
        <w:rPr>
          <w:lang w:val="en-US"/>
        </w:rPr>
        <w:t xml:space="preserve"> eds. </w:t>
      </w:r>
      <w:r>
        <w:rPr>
          <w:rStyle w:val="Source"/>
          <w:i/>
          <w:iCs/>
          <w:lang w:val="en-US"/>
        </w:rPr>
        <w:t>Experience counts: Frequency effects in language</w:t>
      </w:r>
      <w:r>
        <w:rPr>
          <w:lang w:val="en-US"/>
        </w:rPr>
        <w:t xml:space="preserve">, </w:t>
      </w:r>
      <w:r>
        <w:rPr>
          <w:rStyle w:val="Fpage"/>
          <w:lang w:val="en-US"/>
        </w:rPr>
        <w:t>209</w:t>
      </w:r>
      <w:r>
        <w:rPr>
          <w:lang w:val="en-US"/>
        </w:rPr>
        <w:t>–</w:t>
      </w:r>
      <w:r>
        <w:rPr>
          <w:rStyle w:val="Lpage"/>
          <w:lang w:val="en-US"/>
        </w:rPr>
        <w:t>238</w:t>
      </w:r>
      <w:r>
        <w:rPr>
          <w:lang w:val="en-US"/>
        </w:rPr>
        <w:t xml:space="preserve">. </w:t>
      </w:r>
      <w:r>
        <w:rPr>
          <w:rStyle w:val="Publishername"/>
        </w:rPr>
        <w:t>De Gruyter</w:t>
      </w:r>
      <w:r>
        <w:rPr/>
        <w:t xml:space="preserve">. </w:t>
      </w:r>
      <w:hyperlink r:id="rId13">
        <w:r>
          <w:rPr>
            <w:rStyle w:val="Uri"/>
          </w:rPr>
          <w:t>https://doi.org/10.1515/9783110346916-009</w:t>
        </w:r>
      </w:hyperlink>
      <w:r>
        <w:rPr>
          <w:rStyle w:val="Uri"/>
        </w:rPr>
        <w:t>.</w:t>
      </w:r>
    </w:p>
    <w:p>
      <w:pPr>
        <w:pStyle w:val="Reference"/>
        <w:rPr>
          <w:lang w:val="en-US"/>
        </w:rPr>
      </w:pPr>
      <w:r>
        <w:rPr>
          <w:rStyle w:val="Surname"/>
          <w:lang w:val="en-US"/>
        </w:rPr>
        <w:t>Dowle</w:t>
      </w:r>
      <w:r>
        <w:rPr>
          <w:lang w:val="en-US"/>
        </w:rPr>
        <w:t xml:space="preserve">, </w:t>
      </w:r>
      <w:r>
        <w:rPr>
          <w:rStyle w:val="Givennames"/>
          <w:lang w:val="en-US"/>
        </w:rPr>
        <w:t>Matt</w:t>
      </w:r>
      <w:r>
        <w:rPr>
          <w:lang w:val="en-US"/>
        </w:rPr>
        <w:t xml:space="preserve"> and </w:t>
      </w:r>
      <w:r>
        <w:rPr>
          <w:rStyle w:val="Givennames"/>
          <w:lang w:val="en-US"/>
        </w:rPr>
        <w:t>Arun</w:t>
      </w:r>
      <w:r>
        <w:rPr>
          <w:lang w:val="en-US"/>
        </w:rPr>
        <w:t xml:space="preserve"> </w:t>
      </w:r>
      <w:r>
        <w:rPr>
          <w:rStyle w:val="Surname"/>
          <w:lang w:val="en-US"/>
        </w:rPr>
        <w:t>Srinivasan</w:t>
      </w:r>
      <w:r>
        <w:rPr>
          <w:lang w:val="en-US"/>
        </w:rPr>
        <w:t xml:space="preserve"> (</w:t>
      </w:r>
      <w:r>
        <w:rPr>
          <w:rStyle w:val="Year"/>
          <w:lang w:val="en-US"/>
        </w:rPr>
        <w:t>2021)</w:t>
      </w:r>
      <w:r>
        <w:rPr>
          <w:lang w:val="en-US"/>
        </w:rPr>
        <w:t xml:space="preserve">. </w:t>
      </w:r>
      <w:r>
        <w:rPr>
          <w:rStyle w:val="Source"/>
          <w:i/>
          <w:iCs/>
          <w:lang w:val="en-US"/>
        </w:rPr>
        <w:t>Data.table: Extension of ‘data.frame‘.</w:t>
      </w:r>
      <w:r>
        <w:rPr>
          <w:lang w:val="en-US"/>
        </w:rPr>
        <w:t xml:space="preserve"> </w:t>
      </w:r>
      <w:hyperlink r:id="rId14">
        <w:r>
          <w:rPr>
            <w:rStyle w:val="Uri"/>
            <w:lang w:val="en-US"/>
          </w:rPr>
          <w:t>https://CRAN.R-project.org/package=data.table</w:t>
        </w:r>
      </w:hyperlink>
      <w:r>
        <w:rPr>
          <w:rStyle w:val="Uri"/>
          <w:lang w:val="en-US"/>
        </w:rPr>
        <w:t>.</w:t>
      </w:r>
    </w:p>
    <w:p>
      <w:pPr>
        <w:pStyle w:val="Reference"/>
        <w:rPr>
          <w:lang w:val="en-US"/>
        </w:rPr>
      </w:pPr>
      <w:r>
        <w:rPr>
          <w:rStyle w:val="Surname"/>
          <w:lang w:val="en-US"/>
        </w:rPr>
        <w:t>Du</w:t>
      </w:r>
      <w:r>
        <w:rPr>
          <w:lang w:val="en-US"/>
        </w:rPr>
        <w:t xml:space="preserve">, </w:t>
      </w:r>
      <w:r>
        <w:rPr>
          <w:rStyle w:val="Givennames"/>
          <w:lang w:val="en-US"/>
        </w:rPr>
        <w:t>Jiaju</w:t>
      </w:r>
      <w:r>
        <w:rPr>
          <w:lang w:val="en-US"/>
        </w:rPr>
        <w:t xml:space="preserve">, </w:t>
      </w:r>
      <w:r>
        <w:rPr>
          <w:rStyle w:val="Givennames"/>
          <w:lang w:val="en-US"/>
        </w:rPr>
        <w:t>Fanchao</w:t>
      </w:r>
      <w:r>
        <w:rPr>
          <w:lang w:val="en-US"/>
        </w:rPr>
        <w:t xml:space="preserve"> </w:t>
      </w:r>
      <w:r>
        <w:rPr>
          <w:rStyle w:val="Surname"/>
          <w:lang w:val="en-US"/>
        </w:rPr>
        <w:t>Qi</w:t>
      </w:r>
      <w:r>
        <w:rPr>
          <w:lang w:val="en-US"/>
        </w:rPr>
        <w:t xml:space="preserve"> and </w:t>
      </w:r>
      <w:r>
        <w:rPr>
          <w:rStyle w:val="Givennames"/>
          <w:lang w:val="en-US"/>
        </w:rPr>
        <w:t>Maosong</w:t>
      </w:r>
      <w:r>
        <w:rPr>
          <w:lang w:val="en-US"/>
        </w:rPr>
        <w:t xml:space="preserve"> </w:t>
      </w:r>
      <w:r>
        <w:rPr>
          <w:rStyle w:val="Surname"/>
          <w:lang w:val="en-US"/>
        </w:rPr>
        <w:t>Sun</w:t>
      </w:r>
      <w:r>
        <w:rPr>
          <w:lang w:val="en-US"/>
        </w:rPr>
        <w:t xml:space="preserve"> (</w:t>
      </w:r>
      <w:r>
        <w:rPr>
          <w:rStyle w:val="Year"/>
          <w:lang w:val="en-US"/>
        </w:rPr>
        <w:t>2019)</w:t>
      </w:r>
      <w:r>
        <w:rPr>
          <w:lang w:val="en-US"/>
        </w:rPr>
        <w:t xml:space="preserve">. </w:t>
      </w:r>
      <w:r>
        <w:rPr>
          <w:rStyle w:val="Source"/>
          <w:i/>
          <w:iCs/>
          <w:lang w:val="en-US"/>
        </w:rPr>
        <w:t>Using BERT for word sense disambiguation</w:t>
      </w:r>
      <w:r>
        <w:rPr>
          <w:lang w:val="en-US"/>
        </w:rPr>
        <w:t xml:space="preserve">. </w:t>
      </w:r>
      <w:r>
        <w:rPr>
          <w:rStyle w:val="Uri"/>
          <w:lang w:val="en-US"/>
        </w:rPr>
        <w:t xml:space="preserve">CoRR abs/1909.08358. </w:t>
      </w:r>
      <w:hyperlink r:id="rId15">
        <w:r>
          <w:rPr>
            <w:rStyle w:val="Uri"/>
            <w:lang w:val="en-US"/>
          </w:rPr>
          <w:t>http://arxiv.org/abs/1909.08358</w:t>
        </w:r>
      </w:hyperlink>
      <w:r>
        <w:rPr>
          <w:lang w:val="en-US"/>
        </w:rPr>
        <w:t>.</w:t>
      </w:r>
    </w:p>
    <w:p>
      <w:pPr>
        <w:pStyle w:val="Reference"/>
        <w:rPr>
          <w:rStyle w:val="Uri"/>
        </w:rPr>
      </w:pPr>
      <w:r>
        <w:rPr>
          <w:rStyle w:val="Surname"/>
          <w:lang w:val="en-US"/>
        </w:rPr>
        <w:t>Evert</w:t>
      </w:r>
      <w:r>
        <w:rPr>
          <w:lang w:val="en-US"/>
        </w:rPr>
        <w:t xml:space="preserve">, </w:t>
      </w:r>
      <w:r>
        <w:rPr>
          <w:rStyle w:val="Givennames"/>
          <w:lang w:val="en-US"/>
        </w:rPr>
        <w:t>Stefan</w:t>
      </w:r>
      <w:r>
        <w:rPr>
          <w:lang w:val="en-US"/>
        </w:rPr>
        <w:t xml:space="preserve"> (</w:t>
      </w:r>
      <w:r>
        <w:rPr>
          <w:rStyle w:val="Year"/>
          <w:lang w:val="en-US"/>
        </w:rPr>
        <w:t>2005)</w:t>
      </w:r>
      <w:r>
        <w:rPr>
          <w:lang w:val="en-US"/>
        </w:rPr>
        <w:t xml:space="preserve">. </w:t>
      </w:r>
      <w:r>
        <w:rPr>
          <w:rStyle w:val="Source"/>
          <w:i/>
          <w:iCs/>
          <w:lang w:val="en-US"/>
        </w:rPr>
        <w:t>The statistics of word cooccurrences: Word pairs and collocations</w:t>
      </w:r>
      <w:r>
        <w:rPr>
          <w:lang w:val="en-US"/>
        </w:rPr>
        <w:t xml:space="preserve">. </w:t>
      </w:r>
      <w:r>
        <w:rPr>
          <w:rStyle w:val="Comment"/>
        </w:rPr>
        <w:t>Friedrich-Alexander-Universität Erlangen-Nürnberg PhD thesis</w:t>
      </w:r>
      <w:r>
        <w:rPr/>
        <w:t xml:space="preserve">. </w:t>
      </w:r>
      <w:hyperlink r:id="rId16">
        <w:r>
          <w:rPr>
            <w:rStyle w:val="Uri"/>
          </w:rPr>
          <w:t>http://www.collocations.de/phd.html</w:t>
        </w:r>
      </w:hyperlink>
      <w:r>
        <w:rPr>
          <w:rStyle w:val="Uri"/>
        </w:rPr>
        <w:t>.</w:t>
      </w:r>
    </w:p>
    <w:p>
      <w:pPr>
        <w:pStyle w:val="Reference"/>
        <w:rPr>
          <w:lang w:val="en-US"/>
        </w:rPr>
      </w:pPr>
      <w:r>
        <w:rPr>
          <w:rStyle w:val="Surname"/>
          <w:lang w:val="en-US"/>
        </w:rPr>
        <w:t>Evert</w:t>
      </w:r>
      <w:r>
        <w:rPr>
          <w:lang w:val="en-US"/>
        </w:rPr>
        <w:t xml:space="preserve">, </w:t>
      </w:r>
      <w:r>
        <w:rPr>
          <w:rStyle w:val="Givennames"/>
          <w:lang w:val="en-US"/>
        </w:rPr>
        <w:t>Stefan</w:t>
      </w:r>
      <w:r>
        <w:rPr>
          <w:lang w:val="en-US"/>
        </w:rPr>
        <w:t xml:space="preserve"> and </w:t>
      </w:r>
      <w:r>
        <w:rPr>
          <w:rStyle w:val="Givennames"/>
          <w:lang w:val="en-US"/>
        </w:rPr>
        <w:t>Andrew</w:t>
      </w:r>
      <w:r>
        <w:rPr>
          <w:lang w:val="en-US"/>
        </w:rPr>
        <w:t xml:space="preserve"> </w:t>
      </w:r>
      <w:r>
        <w:rPr>
          <w:rStyle w:val="Surname"/>
          <w:lang w:val="en-US"/>
        </w:rPr>
        <w:t>Hardie</w:t>
      </w:r>
      <w:r>
        <w:rPr>
          <w:lang w:val="en-US"/>
        </w:rPr>
        <w:t xml:space="preserve"> (</w:t>
      </w:r>
      <w:r>
        <w:rPr>
          <w:rStyle w:val="Year"/>
          <w:lang w:val="en-US"/>
        </w:rPr>
        <w:t>2011)</w:t>
      </w:r>
      <w:r>
        <w:rPr>
          <w:lang w:val="en-US"/>
        </w:rPr>
        <w:t xml:space="preserve">. </w:t>
      </w:r>
      <w:r>
        <w:rPr>
          <w:rStyle w:val="Source"/>
          <w:i/>
          <w:iCs/>
          <w:lang w:val="en-US"/>
        </w:rPr>
        <w:t>Twenty-first century corpus workbench: Updating a query architecture for the new millennium</w:t>
      </w:r>
      <w:r>
        <w:rPr>
          <w:lang w:val="en-US"/>
        </w:rPr>
        <w:t xml:space="preserve">. </w:t>
      </w:r>
      <w:r>
        <w:rPr>
          <w:rStyle w:val="Publishername"/>
          <w:lang w:val="en-US"/>
        </w:rPr>
        <w:t>University of Birmingham</w:t>
      </w:r>
      <w:r>
        <w:rPr>
          <w:lang w:val="en-US"/>
        </w:rPr>
        <w:t>.</w:t>
      </w:r>
    </w:p>
    <w:p>
      <w:pPr>
        <w:pStyle w:val="Reference"/>
        <w:rPr>
          <w:lang w:val="en-US"/>
        </w:rPr>
      </w:pPr>
      <w:r>
        <w:rPr>
          <w:rStyle w:val="Surname"/>
          <w:lang w:val="it-IT"/>
        </w:rPr>
        <w:t>Federmeier</w:t>
      </w:r>
      <w:r>
        <w:rPr>
          <w:lang w:val="it-IT"/>
        </w:rPr>
        <w:t xml:space="preserve">, </w:t>
      </w:r>
      <w:r>
        <w:rPr>
          <w:rStyle w:val="Givennames"/>
          <w:lang w:val="it-IT"/>
        </w:rPr>
        <w:t>Kara D</w:t>
      </w:r>
      <w:r>
        <w:rPr>
          <w:lang w:val="it-IT"/>
        </w:rPr>
        <w:t xml:space="preserve">., </w:t>
      </w:r>
      <w:r>
        <w:rPr>
          <w:rStyle w:val="Givennames"/>
          <w:lang w:val="it-IT"/>
        </w:rPr>
        <w:t>Jessica B</w:t>
      </w:r>
      <w:r>
        <w:rPr>
          <w:lang w:val="it-IT"/>
        </w:rPr>
        <w:t xml:space="preserve">. </w:t>
      </w:r>
      <w:r>
        <w:rPr>
          <w:rStyle w:val="Surname"/>
          <w:lang w:val="it-IT"/>
        </w:rPr>
        <w:t>Segal</w:t>
      </w:r>
      <w:r>
        <w:rPr>
          <w:lang w:val="it-IT"/>
        </w:rPr>
        <w:t xml:space="preserve">, </w:t>
      </w:r>
      <w:r>
        <w:rPr>
          <w:rStyle w:val="Givennames"/>
          <w:lang w:val="it-IT"/>
        </w:rPr>
        <w:t>Tania</w:t>
      </w:r>
      <w:r>
        <w:rPr>
          <w:lang w:val="it-IT"/>
        </w:rPr>
        <w:t xml:space="preserve"> </w:t>
      </w:r>
      <w:r>
        <w:rPr>
          <w:rStyle w:val="Surname"/>
          <w:lang w:val="it-IT"/>
        </w:rPr>
        <w:t>Lombrozo</w:t>
      </w:r>
      <w:r>
        <w:rPr>
          <w:lang w:val="it-IT"/>
        </w:rPr>
        <w:t xml:space="preserve"> and </w:t>
      </w:r>
      <w:r>
        <w:rPr>
          <w:rStyle w:val="Givennames"/>
          <w:lang w:val="it-IT"/>
        </w:rPr>
        <w:t>Marta</w:t>
      </w:r>
      <w:r>
        <w:rPr>
          <w:lang w:val="it-IT"/>
        </w:rPr>
        <w:t xml:space="preserve"> </w:t>
      </w:r>
      <w:r>
        <w:rPr>
          <w:rStyle w:val="Surname"/>
          <w:lang w:val="it-IT"/>
        </w:rPr>
        <w:t>Kutas</w:t>
      </w:r>
      <w:r>
        <w:rPr>
          <w:lang w:val="it-IT"/>
        </w:rPr>
        <w:t xml:space="preserve"> (</w:t>
      </w:r>
      <w:r>
        <w:rPr>
          <w:rStyle w:val="Year"/>
          <w:lang w:val="it-IT"/>
        </w:rPr>
        <w:t>2000)</w:t>
      </w:r>
      <w:r>
        <w:rPr>
          <w:lang w:val="it-IT"/>
        </w:rPr>
        <w:t xml:space="preserve">. </w:t>
      </w:r>
      <w:r>
        <w:rPr>
          <w:rStyle w:val="Articletitle"/>
          <w:lang w:val="en-US"/>
        </w:rPr>
        <w:t>Brain responses to nouns, verbs and class-ambiguous words in context.</w:t>
      </w:r>
      <w:r>
        <w:rPr>
          <w:lang w:val="en-US"/>
        </w:rPr>
        <w:t xml:space="preserve"> </w:t>
      </w:r>
      <w:r>
        <w:rPr>
          <w:rStyle w:val="Source"/>
          <w:i/>
          <w:iCs/>
          <w:lang w:val="en-US"/>
        </w:rPr>
        <w:t>Brain</w:t>
      </w:r>
      <w:r>
        <w:rPr>
          <w:lang w:val="en-US"/>
        </w:rPr>
        <w:t xml:space="preserve"> </w:t>
      </w:r>
      <w:r>
        <w:rPr>
          <w:rStyle w:val="Volume"/>
          <w:lang w:val="en-US"/>
        </w:rPr>
        <w:t>123</w:t>
      </w:r>
      <w:r>
        <w:rPr>
          <w:lang w:val="en-US"/>
        </w:rPr>
        <w:t>.</w:t>
      </w:r>
      <w:r>
        <w:rPr>
          <w:rStyle w:val="Issue"/>
          <w:lang w:val="en-US"/>
        </w:rPr>
        <w:t>12</w:t>
      </w:r>
      <w:r>
        <w:rPr>
          <w:lang w:val="en-US"/>
        </w:rPr>
        <w:t xml:space="preserve">, </w:t>
      </w:r>
      <w:r>
        <w:rPr>
          <w:rStyle w:val="Fpage"/>
          <w:lang w:val="en-US"/>
        </w:rPr>
        <w:t>2552</w:t>
      </w:r>
      <w:r>
        <w:rPr>
          <w:lang w:val="en-US"/>
        </w:rPr>
        <w:t>–</w:t>
      </w:r>
      <w:r>
        <w:rPr>
          <w:rStyle w:val="Lpage"/>
          <w:lang w:val="en-US"/>
        </w:rPr>
        <w:t>2566</w:t>
      </w:r>
      <w:r>
        <w:rPr>
          <w:lang w:val="en-US"/>
        </w:rPr>
        <w:t xml:space="preserve">. </w:t>
      </w:r>
      <w:hyperlink r:id="rId17">
        <w:r>
          <w:rPr>
            <w:rStyle w:val="Uri"/>
            <w:lang w:val="en-US"/>
          </w:rPr>
          <w:t>https://doi.org/10.1093/brain/123.12.2552</w:t>
        </w:r>
      </w:hyperlink>
      <w:r>
        <w:rPr>
          <w:rStyle w:val="Uri"/>
          <w:lang w:val="en-US"/>
        </w:rPr>
        <w:t>.</w:t>
      </w:r>
    </w:p>
    <w:p>
      <w:pPr>
        <w:pStyle w:val="Reference"/>
        <w:rPr>
          <w:rStyle w:val="Uri"/>
          <w:lang w:val="en-US"/>
        </w:rPr>
      </w:pPr>
      <w:r>
        <w:rPr>
          <w:rStyle w:val="Surname"/>
          <w:lang w:val="en-US"/>
        </w:rPr>
        <w:t>Gries</w:t>
      </w:r>
      <w:r>
        <w:rPr>
          <w:lang w:val="en-US"/>
        </w:rPr>
        <w:t xml:space="preserve">, </w:t>
      </w:r>
      <w:r>
        <w:rPr>
          <w:rStyle w:val="Givennames"/>
          <w:lang w:val="en-US"/>
        </w:rPr>
        <w:t>Stefan</w:t>
      </w:r>
      <w:r>
        <w:rPr>
          <w:lang w:val="en-US"/>
        </w:rPr>
        <w:t xml:space="preserve"> (</w:t>
      </w:r>
      <w:r>
        <w:rPr>
          <w:rStyle w:val="Year"/>
          <w:lang w:val="en-US"/>
        </w:rPr>
        <w:t>2021)</w:t>
      </w:r>
      <w:r>
        <w:rPr>
          <w:lang w:val="en-US"/>
        </w:rPr>
        <w:t xml:space="preserve">. </w:t>
      </w:r>
      <w:r>
        <w:rPr>
          <w:rStyle w:val="Articletitle"/>
          <w:lang w:val="en-US"/>
        </w:rPr>
        <w:t>A new approach to (key) keywords analysis: Using frequency, and now also dispersion.</w:t>
      </w:r>
      <w:r>
        <w:rPr>
          <w:lang w:val="en-US"/>
        </w:rPr>
        <w:t xml:space="preserve"> </w:t>
      </w:r>
      <w:r>
        <w:rPr>
          <w:rStyle w:val="Source"/>
          <w:i/>
          <w:iCs/>
          <w:lang w:val="en-US"/>
        </w:rPr>
        <w:t>Research in Corpus Linguistics</w:t>
      </w:r>
      <w:r>
        <w:rPr>
          <w:lang w:val="en-US"/>
        </w:rPr>
        <w:t xml:space="preserve"> </w:t>
      </w:r>
      <w:r>
        <w:rPr>
          <w:rStyle w:val="Volume"/>
          <w:lang w:val="en-US"/>
        </w:rPr>
        <w:t>9</w:t>
      </w:r>
      <w:r>
        <w:rPr>
          <w:lang w:val="en-US"/>
        </w:rPr>
        <w:t>.</w:t>
      </w:r>
      <w:r>
        <w:rPr>
          <w:rStyle w:val="Issue"/>
          <w:lang w:val="en-US"/>
        </w:rPr>
        <w:t>2</w:t>
      </w:r>
      <w:r>
        <w:rPr>
          <w:lang w:val="en-US"/>
        </w:rPr>
        <w:t xml:space="preserve">, </w:t>
      </w:r>
      <w:r>
        <w:rPr>
          <w:rStyle w:val="Fpage"/>
          <w:lang w:val="en-US"/>
        </w:rPr>
        <w:t>1</w:t>
      </w:r>
      <w:r>
        <w:rPr>
          <w:lang w:val="en-US"/>
        </w:rPr>
        <w:t>–</w:t>
      </w:r>
      <w:r>
        <w:rPr>
          <w:rStyle w:val="Lpage"/>
          <w:lang w:val="en-US"/>
        </w:rPr>
        <w:t>33</w:t>
      </w:r>
      <w:r>
        <w:rPr>
          <w:lang w:val="en-US"/>
        </w:rPr>
        <w:t xml:space="preserve">. </w:t>
      </w:r>
      <w:hyperlink r:id="rId18">
        <w:r>
          <w:rPr>
            <w:rStyle w:val="Uri"/>
            <w:lang w:val="en-US"/>
          </w:rPr>
          <w:t>https://doi.org/10.32714/ricl.09.02.02</w:t>
        </w:r>
      </w:hyperlink>
      <w:r>
        <w:rPr>
          <w:rStyle w:val="Uri"/>
          <w:lang w:val="en-US"/>
        </w:rPr>
        <w:t>.</w:t>
      </w:r>
    </w:p>
    <w:p>
      <w:pPr>
        <w:pStyle w:val="Reference"/>
        <w:rPr>
          <w:lang w:val="en-US"/>
        </w:rPr>
      </w:pPr>
      <w:r>
        <w:rPr>
          <w:rStyle w:val="Surname"/>
          <w:lang w:val="en-US"/>
        </w:rPr>
        <w:t>Gries</w:t>
      </w:r>
      <w:r>
        <w:rPr>
          <w:lang w:val="en-US"/>
        </w:rPr>
        <w:t xml:space="preserve">, </w:t>
      </w:r>
      <w:r>
        <w:rPr>
          <w:rStyle w:val="Givennames"/>
          <w:lang w:val="en-US"/>
        </w:rPr>
        <w:t>Stefan Th</w:t>
      </w:r>
      <w:r>
        <w:rPr>
          <w:lang w:val="en-US"/>
        </w:rPr>
        <w:t>. (</w:t>
      </w:r>
      <w:r>
        <w:rPr>
          <w:rStyle w:val="Year"/>
          <w:lang w:val="en-US"/>
        </w:rPr>
        <w:t>2008)</w:t>
      </w:r>
      <w:r>
        <w:rPr>
          <w:lang w:val="en-US"/>
        </w:rPr>
        <w:t xml:space="preserve">. </w:t>
      </w:r>
      <w:r>
        <w:rPr>
          <w:rStyle w:val="Articletitle"/>
          <w:lang w:val="en-US"/>
        </w:rPr>
        <w:t>Dispersions and adjusted frequencies in corpora</w:t>
      </w:r>
      <w:r>
        <w:rPr>
          <w:lang w:val="en-US"/>
        </w:rPr>
        <w:t xml:space="preserve">. </w:t>
      </w:r>
      <w:r>
        <w:rPr>
          <w:rStyle w:val="Source"/>
          <w:i/>
          <w:iCs/>
          <w:lang w:val="en-US"/>
        </w:rPr>
        <w:t>International journal of corpus linguistics.</w:t>
      </w:r>
      <w:r>
        <w:rPr>
          <w:lang w:val="en-US"/>
        </w:rPr>
        <w:t xml:space="preserve"> </w:t>
      </w:r>
      <w:r>
        <w:rPr>
          <w:rStyle w:val="Publishername"/>
          <w:lang w:val="en-US"/>
        </w:rPr>
        <w:t>John Benjamins</w:t>
      </w:r>
      <w:r>
        <w:rPr>
          <w:lang w:val="en-US"/>
        </w:rPr>
        <w:t xml:space="preserve"> </w:t>
      </w:r>
      <w:r>
        <w:rPr>
          <w:rStyle w:val="Volume"/>
          <w:lang w:val="en-US"/>
        </w:rPr>
        <w:t>13</w:t>
      </w:r>
      <w:r>
        <w:rPr>
          <w:lang w:val="en-US"/>
        </w:rPr>
        <w:t>.</w:t>
      </w:r>
      <w:r>
        <w:rPr>
          <w:rStyle w:val="Issue"/>
          <w:lang w:val="en-US"/>
        </w:rPr>
        <w:t>4</w:t>
      </w:r>
      <w:r>
        <w:rPr>
          <w:lang w:val="en-US"/>
        </w:rPr>
        <w:t xml:space="preserve">, </w:t>
      </w:r>
      <w:r>
        <w:rPr>
          <w:rStyle w:val="Fpage"/>
          <w:lang w:val="en-US"/>
        </w:rPr>
        <w:t>403</w:t>
      </w:r>
      <w:r>
        <w:rPr>
          <w:lang w:val="en-US"/>
        </w:rPr>
        <w:t>–</w:t>
      </w:r>
      <w:r>
        <w:rPr>
          <w:rStyle w:val="Lpage"/>
          <w:lang w:val="en-US"/>
        </w:rPr>
        <w:t>437</w:t>
      </w:r>
      <w:r>
        <w:rPr>
          <w:lang w:val="en-US"/>
        </w:rPr>
        <w:t>.</w:t>
      </w:r>
    </w:p>
    <w:p>
      <w:pPr>
        <w:pStyle w:val="Reference"/>
        <w:rPr>
          <w:lang w:val="en-US"/>
        </w:rPr>
      </w:pPr>
      <w:r>
        <w:rPr>
          <w:rStyle w:val="Surname"/>
          <w:lang w:val="en-US"/>
        </w:rPr>
        <w:t>Kottur</w:t>
      </w:r>
      <w:r>
        <w:rPr>
          <w:lang w:val="en-US"/>
        </w:rPr>
        <w:t xml:space="preserve">, </w:t>
      </w:r>
      <w:r>
        <w:rPr>
          <w:rStyle w:val="Givennames"/>
          <w:lang w:val="en-US"/>
        </w:rPr>
        <w:t>Satwik</w:t>
      </w:r>
      <w:r>
        <w:rPr>
          <w:lang w:val="en-US"/>
        </w:rPr>
        <w:t xml:space="preserve">, </w:t>
      </w:r>
      <w:r>
        <w:rPr>
          <w:rStyle w:val="Givennames"/>
          <w:lang w:val="en-US"/>
        </w:rPr>
        <w:t>Ramakrishna</w:t>
      </w:r>
      <w:r>
        <w:rPr>
          <w:lang w:val="en-US"/>
        </w:rPr>
        <w:t xml:space="preserve"> </w:t>
      </w:r>
      <w:r>
        <w:rPr>
          <w:rStyle w:val="Surname"/>
          <w:lang w:val="en-US"/>
        </w:rPr>
        <w:t>Vedantam</w:t>
      </w:r>
      <w:r>
        <w:rPr>
          <w:lang w:val="en-US"/>
        </w:rPr>
        <w:t xml:space="preserve">, </w:t>
      </w:r>
      <w:r>
        <w:rPr>
          <w:rStyle w:val="Givennames"/>
          <w:lang w:val="en-US"/>
        </w:rPr>
        <w:t>José MF</w:t>
      </w:r>
      <w:r>
        <w:rPr>
          <w:lang w:val="en-US"/>
        </w:rPr>
        <w:t xml:space="preserve"> </w:t>
      </w:r>
      <w:r>
        <w:rPr>
          <w:rStyle w:val="Surname"/>
          <w:lang w:val="en-US"/>
        </w:rPr>
        <w:t>Moura</w:t>
      </w:r>
      <w:r>
        <w:rPr>
          <w:lang w:val="en-US"/>
        </w:rPr>
        <w:t xml:space="preserve"> and </w:t>
      </w:r>
      <w:r>
        <w:rPr>
          <w:rStyle w:val="Givennames"/>
          <w:lang w:val="en-US"/>
        </w:rPr>
        <w:t>Devi</w:t>
      </w:r>
      <w:r>
        <w:rPr>
          <w:lang w:val="en-US"/>
        </w:rPr>
        <w:t xml:space="preserve"> </w:t>
      </w:r>
      <w:r>
        <w:rPr>
          <w:rStyle w:val="Surname"/>
          <w:lang w:val="en-US"/>
        </w:rPr>
        <w:t>Parikh</w:t>
      </w:r>
      <w:r>
        <w:rPr>
          <w:lang w:val="en-US"/>
        </w:rPr>
        <w:t xml:space="preserve"> (</w:t>
      </w:r>
      <w:r>
        <w:rPr>
          <w:rStyle w:val="Year"/>
          <w:lang w:val="en-US"/>
        </w:rPr>
        <w:t>2016)</w:t>
      </w:r>
      <w:r>
        <w:rPr>
          <w:lang w:val="en-US"/>
        </w:rPr>
        <w:t xml:space="preserve">. </w:t>
      </w:r>
      <w:r>
        <w:rPr>
          <w:rStyle w:val="Articletitle"/>
          <w:lang w:val="en-US"/>
        </w:rPr>
        <w:t>Visual word2vec (vis-w2v): Learning visually grounded word embeddings using abstract scenes.</w:t>
      </w:r>
      <w:r>
        <w:rPr>
          <w:lang w:val="en-US"/>
        </w:rPr>
        <w:t xml:space="preserve"> In </w:t>
      </w:r>
      <w:r>
        <w:rPr>
          <w:rStyle w:val="Source"/>
          <w:i/>
          <w:iCs/>
          <w:lang w:val="en-US"/>
        </w:rPr>
        <w:t>Proceedings of the IEEE conference on computer vision and pattern recognition,</w:t>
      </w:r>
      <w:r>
        <w:rPr>
          <w:lang w:val="en-US"/>
        </w:rPr>
        <w:t xml:space="preserve"> </w:t>
      </w:r>
      <w:r>
        <w:rPr>
          <w:rStyle w:val="Fpage"/>
          <w:lang w:val="en-US"/>
        </w:rPr>
        <w:t>4985</w:t>
      </w:r>
      <w:r>
        <w:rPr>
          <w:lang w:val="en-US"/>
        </w:rPr>
        <w:t>–</w:t>
      </w:r>
      <w:r>
        <w:rPr>
          <w:rStyle w:val="Lpage"/>
          <w:lang w:val="en-US"/>
        </w:rPr>
        <w:t>4994</w:t>
      </w:r>
      <w:r>
        <w:rPr>
          <w:lang w:val="en-US"/>
        </w:rPr>
        <w:t>.</w:t>
      </w:r>
    </w:p>
    <w:p>
      <w:pPr>
        <w:pStyle w:val="Reference"/>
        <w:rPr>
          <w:lang w:val="en-US"/>
        </w:rPr>
      </w:pPr>
      <w:r>
        <w:rPr>
          <w:rStyle w:val="Surname"/>
          <w:lang w:val="en-US"/>
        </w:rPr>
        <w:t>Kromer</w:t>
      </w:r>
      <w:r>
        <w:rPr>
          <w:lang w:val="en-US"/>
        </w:rPr>
        <w:t xml:space="preserve">, </w:t>
      </w:r>
      <w:r>
        <w:rPr>
          <w:rStyle w:val="Givennames"/>
          <w:lang w:val="en-US"/>
        </w:rPr>
        <w:t>Victor</w:t>
      </w:r>
      <w:r>
        <w:rPr>
          <w:lang w:val="en-US"/>
        </w:rPr>
        <w:t xml:space="preserve"> (</w:t>
      </w:r>
      <w:r>
        <w:rPr>
          <w:rStyle w:val="Year"/>
          <w:lang w:val="en-US"/>
        </w:rPr>
        <w:t>2003)</w:t>
      </w:r>
      <w:r>
        <w:rPr>
          <w:lang w:val="en-US"/>
        </w:rPr>
        <w:t xml:space="preserve">. </w:t>
      </w:r>
      <w:r>
        <w:rPr>
          <w:rStyle w:val="Articletitle"/>
          <w:lang w:val="en-US"/>
        </w:rPr>
        <w:t>A usage measure based on psychophysical relations</w:t>
      </w:r>
      <w:r>
        <w:rPr>
          <w:lang w:val="en-US"/>
        </w:rPr>
        <w:t xml:space="preserve">. </w:t>
      </w:r>
      <w:r>
        <w:rPr>
          <w:rStyle w:val="Source"/>
          <w:i/>
          <w:iCs/>
          <w:lang w:val="en-US"/>
        </w:rPr>
        <w:t>Journal of Quantitative Linguistics.</w:t>
      </w:r>
      <w:r>
        <w:rPr>
          <w:lang w:val="en-US"/>
        </w:rPr>
        <w:t xml:space="preserve"> </w:t>
      </w:r>
      <w:r>
        <w:rPr>
          <w:rStyle w:val="Publishername"/>
          <w:lang w:val="en-US"/>
        </w:rPr>
        <w:t>Taylor &amp; Francis</w:t>
      </w:r>
      <w:r>
        <w:rPr>
          <w:lang w:val="en-US"/>
        </w:rPr>
        <w:t xml:space="preserve"> </w:t>
      </w:r>
      <w:r>
        <w:rPr>
          <w:rStyle w:val="Volume"/>
          <w:lang w:val="en-US"/>
        </w:rPr>
        <w:t>10</w:t>
      </w:r>
      <w:r>
        <w:rPr>
          <w:lang w:val="en-US"/>
        </w:rPr>
        <w:t>.</w:t>
      </w:r>
      <w:r>
        <w:rPr>
          <w:rStyle w:val="Issue"/>
          <w:lang w:val="en-US"/>
        </w:rPr>
        <w:t>2</w:t>
      </w:r>
      <w:r>
        <w:rPr>
          <w:lang w:val="en-US"/>
        </w:rPr>
        <w:t xml:space="preserve">, </w:t>
      </w:r>
      <w:r>
        <w:rPr>
          <w:rStyle w:val="Fpage"/>
          <w:lang w:val="en-US"/>
        </w:rPr>
        <w:t>177</w:t>
      </w:r>
      <w:r>
        <w:rPr>
          <w:lang w:val="en-US"/>
        </w:rPr>
        <w:t>–</w:t>
      </w:r>
      <w:r>
        <w:rPr>
          <w:rStyle w:val="Lpage"/>
          <w:lang w:val="en-US"/>
        </w:rPr>
        <w:t>186</w:t>
      </w:r>
      <w:r>
        <w:rPr>
          <w:lang w:val="en-US"/>
        </w:rPr>
        <w:t>.</w:t>
      </w:r>
    </w:p>
    <w:p>
      <w:pPr>
        <w:pStyle w:val="Reference"/>
        <w:rPr>
          <w:rStyle w:val="Uri"/>
          <w:lang w:val="en-US"/>
        </w:rPr>
      </w:pPr>
      <w:r>
        <w:rPr>
          <w:rStyle w:val="Surname"/>
          <w:lang w:val="en-US"/>
        </w:rPr>
        <w:t>Lee</w:t>
      </w:r>
      <w:r>
        <w:rPr>
          <w:lang w:val="en-US"/>
        </w:rPr>
        <w:t xml:space="preserve">, </w:t>
      </w:r>
      <w:r>
        <w:rPr>
          <w:rStyle w:val="Givennames"/>
          <w:lang w:val="en-US"/>
        </w:rPr>
        <w:t>Chia-lin</w:t>
      </w:r>
      <w:r>
        <w:rPr>
          <w:lang w:val="en-US"/>
        </w:rPr>
        <w:t xml:space="preserve"> and </w:t>
      </w:r>
      <w:r>
        <w:rPr>
          <w:rStyle w:val="Givennames"/>
          <w:lang w:val="en-US"/>
        </w:rPr>
        <w:t>Kara D</w:t>
      </w:r>
      <w:r>
        <w:rPr>
          <w:lang w:val="en-US"/>
        </w:rPr>
        <w:t xml:space="preserve">. </w:t>
      </w:r>
      <w:r>
        <w:rPr>
          <w:rStyle w:val="Surname"/>
          <w:lang w:val="en-US"/>
        </w:rPr>
        <w:t>Federmeier</w:t>
      </w:r>
      <w:r>
        <w:rPr>
          <w:lang w:val="en-US"/>
        </w:rPr>
        <w:t xml:space="preserve"> (</w:t>
      </w:r>
      <w:r>
        <w:rPr>
          <w:rStyle w:val="Year"/>
          <w:lang w:val="en-US"/>
        </w:rPr>
        <w:t>2006)</w:t>
      </w:r>
      <w:r>
        <w:rPr>
          <w:lang w:val="en-US"/>
        </w:rPr>
        <w:t xml:space="preserve">. </w:t>
      </w:r>
      <w:r>
        <w:rPr>
          <w:rStyle w:val="Articletitle"/>
          <w:lang w:val="en-US"/>
        </w:rPr>
        <w:t>To mind the mind: An event-related potential study of word class and semantic ambiguity</w:t>
      </w:r>
      <w:r>
        <w:rPr>
          <w:lang w:val="en-US"/>
        </w:rPr>
        <w:t xml:space="preserve">. </w:t>
      </w:r>
      <w:r>
        <w:rPr>
          <w:rStyle w:val="Source"/>
          <w:i/>
          <w:iCs/>
          <w:lang w:val="en-US"/>
        </w:rPr>
        <w:t>Brain Research</w:t>
      </w:r>
      <w:r>
        <w:rPr>
          <w:lang w:val="en-US"/>
        </w:rPr>
        <w:t xml:space="preserve"> </w:t>
      </w:r>
      <w:r>
        <w:rPr>
          <w:rStyle w:val="Volume"/>
          <w:lang w:val="en-US"/>
        </w:rPr>
        <w:t>1081</w:t>
      </w:r>
      <w:r>
        <w:rPr>
          <w:lang w:val="en-US"/>
        </w:rPr>
        <w:t>.</w:t>
      </w:r>
      <w:r>
        <w:rPr>
          <w:rStyle w:val="Issue"/>
          <w:lang w:val="en-US"/>
        </w:rPr>
        <w:t>1</w:t>
      </w:r>
      <w:r>
        <w:rPr>
          <w:lang w:val="en-US"/>
        </w:rPr>
        <w:t xml:space="preserve">, </w:t>
      </w:r>
      <w:r>
        <w:rPr>
          <w:rStyle w:val="Fpage"/>
          <w:lang w:val="en-US"/>
        </w:rPr>
        <w:t>191</w:t>
      </w:r>
      <w:r>
        <w:rPr>
          <w:lang w:val="en-US"/>
        </w:rPr>
        <w:t>–</w:t>
      </w:r>
      <w:r>
        <w:rPr>
          <w:rStyle w:val="Lpage"/>
          <w:lang w:val="en-US"/>
        </w:rPr>
        <w:t>202</w:t>
      </w:r>
      <w:r>
        <w:rPr>
          <w:lang w:val="en-US"/>
        </w:rPr>
        <w:t xml:space="preserve">. </w:t>
      </w:r>
      <w:hyperlink r:id="rId19">
        <w:r>
          <w:rPr>
            <w:rStyle w:val="Uri"/>
            <w:lang w:val="en-US"/>
          </w:rPr>
          <w:t>https://doi.org/doi.org/10.1016/j.brainres.2006.01.058</w:t>
        </w:r>
      </w:hyperlink>
      <w:r>
        <w:rPr>
          <w:rStyle w:val="Uri"/>
          <w:lang w:val="en-US"/>
        </w:rPr>
        <w:t xml:space="preserve">. </w:t>
      </w:r>
      <w:hyperlink r:id="rId20">
        <w:r>
          <w:rPr>
            <w:rStyle w:val="Uri"/>
            <w:lang w:val="en-US"/>
          </w:rPr>
          <w:t>https://www.sciencedirect.com/science/article/pii/S0006899306001727</w:t>
        </w:r>
      </w:hyperlink>
      <w:r>
        <w:rPr>
          <w:rStyle w:val="Uri"/>
          <w:lang w:val="en-US"/>
        </w:rPr>
        <w:t>.</w:t>
      </w:r>
    </w:p>
    <w:p>
      <w:pPr>
        <w:pStyle w:val="Reference"/>
        <w:rPr>
          <w:lang w:val="en-US"/>
        </w:rPr>
      </w:pPr>
      <w:r>
        <w:rPr>
          <w:rStyle w:val="Surname"/>
          <w:lang w:val="en-US"/>
        </w:rPr>
        <w:t>Lee</w:t>
      </w:r>
      <w:r>
        <w:rPr>
          <w:lang w:val="en-US"/>
        </w:rPr>
        <w:t xml:space="preserve">, </w:t>
      </w:r>
      <w:r>
        <w:rPr>
          <w:rStyle w:val="Givennames"/>
          <w:lang w:val="en-US"/>
        </w:rPr>
        <w:t xml:space="preserve">Chia-lin </w:t>
      </w:r>
      <w:r>
        <w:rPr>
          <w:lang w:val="en-US"/>
        </w:rPr>
        <w:t xml:space="preserve">and </w:t>
      </w:r>
      <w:r>
        <w:rPr>
          <w:rStyle w:val="Givennames"/>
          <w:lang w:val="en-US"/>
        </w:rPr>
        <w:t>Kara D.</w:t>
      </w:r>
      <w:r>
        <w:rPr>
          <w:lang w:val="en-US"/>
        </w:rPr>
        <w:t xml:space="preserve"> </w:t>
      </w:r>
      <w:r>
        <w:rPr>
          <w:rStyle w:val="Surname"/>
          <w:lang w:val="en-US"/>
        </w:rPr>
        <w:t>Federmeier</w:t>
      </w:r>
      <w:r>
        <w:rPr>
          <w:lang w:val="en-US"/>
        </w:rPr>
        <w:t xml:space="preserve"> (</w:t>
      </w:r>
      <w:r>
        <w:rPr>
          <w:rStyle w:val="Year"/>
          <w:lang w:val="en-US"/>
        </w:rPr>
        <w:t>2008)</w:t>
      </w:r>
      <w:r>
        <w:rPr>
          <w:lang w:val="en-US"/>
        </w:rPr>
        <w:t xml:space="preserve">. </w:t>
      </w:r>
      <w:r>
        <w:rPr>
          <w:rStyle w:val="Articletitle"/>
          <w:lang w:val="en-US"/>
        </w:rPr>
        <w:t>To watch, to see, and to differ: An event-related potential study of concreteness effects as a function of word class and lexical ambiguity.</w:t>
      </w:r>
      <w:r>
        <w:rPr>
          <w:lang w:val="en-US"/>
        </w:rPr>
        <w:t xml:space="preserve"> </w:t>
      </w:r>
      <w:r>
        <w:rPr>
          <w:rStyle w:val="Chaptertitle"/>
          <w:lang w:val="en-US"/>
        </w:rPr>
        <w:t>Brain and Language</w:t>
      </w:r>
      <w:r>
        <w:rPr>
          <w:lang w:val="en-US"/>
        </w:rPr>
        <w:t xml:space="preserve"> </w:t>
      </w:r>
      <w:r>
        <w:rPr>
          <w:rStyle w:val="Volume"/>
          <w:lang w:val="en-US"/>
        </w:rPr>
        <w:t>104</w:t>
      </w:r>
      <w:r>
        <w:rPr>
          <w:lang w:val="en-US"/>
        </w:rPr>
        <w:t>.</w:t>
      </w:r>
      <w:r>
        <w:rPr>
          <w:rStyle w:val="Issue"/>
          <w:lang w:val="en-US"/>
        </w:rPr>
        <w:t>2</w:t>
      </w:r>
      <w:r>
        <w:rPr>
          <w:lang w:val="en-US"/>
        </w:rPr>
        <w:t xml:space="preserve">, </w:t>
      </w:r>
      <w:r>
        <w:rPr>
          <w:rStyle w:val="Fpage"/>
          <w:lang w:val="en-US"/>
        </w:rPr>
        <w:t>145</w:t>
      </w:r>
      <w:r>
        <w:rPr>
          <w:lang w:val="en-US"/>
        </w:rPr>
        <w:t>–</w:t>
      </w:r>
      <w:r>
        <w:rPr>
          <w:rStyle w:val="Lpage"/>
          <w:lang w:val="en-US"/>
        </w:rPr>
        <w:t>158</w:t>
      </w:r>
      <w:r>
        <w:rPr>
          <w:lang w:val="en-US"/>
        </w:rPr>
        <w:t xml:space="preserve">. </w:t>
      </w:r>
      <w:hyperlink r:id="rId21">
        <w:r>
          <w:rPr>
            <w:rStyle w:val="Uri"/>
            <w:lang w:val="en-US"/>
          </w:rPr>
          <w:t>https://doi.org/doi.org/10.1016/j.bandl.2007.06.002</w:t>
        </w:r>
      </w:hyperlink>
      <w:r>
        <w:rPr>
          <w:rStyle w:val="Uri"/>
          <w:lang w:val="en-US"/>
        </w:rPr>
        <w:t xml:space="preserve">. </w:t>
      </w:r>
      <w:hyperlink r:id="rId22">
        <w:r>
          <w:rPr>
            <w:rStyle w:val="Uri"/>
            <w:lang w:val="en-US"/>
          </w:rPr>
          <w:t>https://www.sciencedirect.com/science/article/pii/S0093934X07001174</w:t>
        </w:r>
      </w:hyperlink>
      <w:r>
        <w:rPr>
          <w:rStyle w:val="Uri"/>
          <w:lang w:val="en-US"/>
        </w:rPr>
        <w:t>.</w:t>
      </w:r>
    </w:p>
    <w:p>
      <w:pPr>
        <w:pStyle w:val="Reference"/>
        <w:rPr>
          <w:lang w:val="en-US"/>
        </w:rPr>
      </w:pPr>
      <w:r>
        <w:rPr>
          <w:rStyle w:val="Surname"/>
          <w:lang w:val="en-US"/>
        </w:rPr>
        <w:t>Lee</w:t>
      </w:r>
      <w:r>
        <w:rPr>
          <w:lang w:val="en-US"/>
        </w:rPr>
        <w:t xml:space="preserve">, </w:t>
      </w:r>
      <w:r>
        <w:rPr>
          <w:rStyle w:val="Givennames"/>
          <w:lang w:val="en-US"/>
        </w:rPr>
        <w:t>Younghoon</w:t>
      </w:r>
      <w:r>
        <w:rPr>
          <w:lang w:val="en-US"/>
        </w:rPr>
        <w:t xml:space="preserve"> (</w:t>
      </w:r>
      <w:r>
        <w:rPr>
          <w:rStyle w:val="Year"/>
          <w:lang w:val="en-US"/>
        </w:rPr>
        <w:t>2021)</w:t>
      </w:r>
      <w:r>
        <w:rPr>
          <w:lang w:val="en-US"/>
        </w:rPr>
        <w:t xml:space="preserve">. </w:t>
      </w:r>
      <w:r>
        <w:rPr>
          <w:rStyle w:val="Articletitle"/>
          <w:lang w:val="en-US"/>
        </w:rPr>
        <w:t>Systematic homonym detection and replacement based on contextual word embedding</w:t>
      </w:r>
      <w:r>
        <w:rPr>
          <w:lang w:val="en-US"/>
        </w:rPr>
        <w:t xml:space="preserve">. </w:t>
      </w:r>
      <w:r>
        <w:rPr>
          <w:rStyle w:val="Source"/>
          <w:i/>
          <w:iCs/>
          <w:lang w:val="en-US"/>
        </w:rPr>
        <w:t>Neural Processing Letters</w:t>
      </w:r>
      <w:r>
        <w:rPr>
          <w:lang w:val="en-US"/>
        </w:rPr>
        <w:t xml:space="preserve"> </w:t>
      </w:r>
      <w:r>
        <w:rPr>
          <w:rStyle w:val="Volume"/>
          <w:lang w:val="en-US"/>
        </w:rPr>
        <w:t>53</w:t>
      </w:r>
      <w:r>
        <w:rPr>
          <w:lang w:val="en-US"/>
        </w:rPr>
        <w:t>.</w:t>
      </w:r>
      <w:r>
        <w:rPr>
          <w:rStyle w:val="Issue"/>
          <w:lang w:val="en-US"/>
        </w:rPr>
        <w:t>1</w:t>
      </w:r>
      <w:r>
        <w:rPr>
          <w:lang w:val="en-US"/>
        </w:rPr>
        <w:t xml:space="preserve">, </w:t>
      </w:r>
      <w:r>
        <w:rPr>
          <w:rStyle w:val="Fpage"/>
          <w:lang w:val="en-US"/>
        </w:rPr>
        <w:t>17</w:t>
      </w:r>
      <w:r>
        <w:rPr>
          <w:lang w:val="en-US"/>
        </w:rPr>
        <w:t>–</w:t>
      </w:r>
      <w:r>
        <w:rPr>
          <w:rStyle w:val="Lpage"/>
          <w:lang w:val="en-US"/>
        </w:rPr>
        <w:t>36</w:t>
      </w:r>
      <w:r>
        <w:rPr>
          <w:lang w:val="en-US"/>
        </w:rPr>
        <w:t xml:space="preserve">. </w:t>
      </w:r>
      <w:hyperlink r:id="rId23">
        <w:r>
          <w:rPr>
            <w:rStyle w:val="InternetLink"/>
            <w:rFonts w:cs="Arial"/>
            <w:color w:val="auto"/>
            <w:lang w:val="en-US"/>
          </w:rPr>
          <w:t>https://doi.org/10.1007/s11063-020-10376-8</w:t>
        </w:r>
      </w:hyperlink>
      <w:r>
        <w:rPr>
          <w:lang w:val="en-US"/>
        </w:rPr>
        <w:t>.</w:t>
      </w:r>
    </w:p>
    <w:p>
      <w:pPr>
        <w:pStyle w:val="Reference"/>
        <w:rPr>
          <w:lang w:val="en-US"/>
        </w:rPr>
      </w:pPr>
      <w:r>
        <w:rPr>
          <w:rStyle w:val="Surname"/>
          <w:lang w:val="en-US"/>
        </w:rPr>
        <w:t>Lijffijt</w:t>
      </w:r>
      <w:r>
        <w:rPr>
          <w:lang w:val="en-US"/>
        </w:rPr>
        <w:t xml:space="preserve">, </w:t>
      </w:r>
      <w:r>
        <w:rPr>
          <w:rStyle w:val="Givennames"/>
          <w:lang w:val="en-US"/>
        </w:rPr>
        <w:t>Jefrey</w:t>
      </w:r>
      <w:r>
        <w:rPr>
          <w:lang w:val="en-US"/>
        </w:rPr>
        <w:t xml:space="preserve"> and </w:t>
      </w:r>
      <w:r>
        <w:rPr>
          <w:rStyle w:val="Givennames"/>
          <w:lang w:val="en-US"/>
        </w:rPr>
        <w:t>Stefan Th</w:t>
      </w:r>
      <w:r>
        <w:rPr>
          <w:lang w:val="en-US"/>
        </w:rPr>
        <w:t xml:space="preserve"> </w:t>
      </w:r>
      <w:r>
        <w:rPr>
          <w:rStyle w:val="Surname"/>
          <w:lang w:val="en-US"/>
        </w:rPr>
        <w:t>Gries</w:t>
      </w:r>
      <w:r>
        <w:rPr>
          <w:lang w:val="en-US"/>
        </w:rPr>
        <w:t xml:space="preserve"> (</w:t>
      </w:r>
      <w:r>
        <w:rPr>
          <w:rStyle w:val="Year"/>
          <w:lang w:val="en-US"/>
        </w:rPr>
        <w:t>2012)</w:t>
      </w:r>
      <w:r>
        <w:rPr>
          <w:lang w:val="en-US"/>
        </w:rPr>
        <w:t>. Correction to stefan th. Gries’“</w:t>
      </w:r>
      <w:r>
        <w:rPr>
          <w:rStyle w:val="Articletitle"/>
          <w:lang w:val="en-US"/>
        </w:rPr>
        <w:t>dispersions and adjusted frequencies in corpora</w:t>
      </w:r>
      <w:r>
        <w:rPr>
          <w:lang w:val="en-US"/>
        </w:rPr>
        <w:t xml:space="preserve">” </w:t>
      </w:r>
      <w:r>
        <w:rPr>
          <w:rStyle w:val="Source"/>
          <w:i/>
          <w:iCs/>
          <w:lang w:val="en-US"/>
        </w:rPr>
        <w:t>international journal of corpus linguistics</w:t>
      </w:r>
      <w:r>
        <w:rPr>
          <w:lang w:val="en-US"/>
        </w:rPr>
        <w:t xml:space="preserve"> </w:t>
      </w:r>
      <w:r>
        <w:rPr>
          <w:rStyle w:val="Volume"/>
          <w:lang w:val="en-US"/>
        </w:rPr>
        <w:t>13</w:t>
      </w:r>
      <w:r>
        <w:rPr>
          <w:lang w:val="en-US"/>
        </w:rPr>
        <w:t>.</w:t>
      </w:r>
      <w:r>
        <w:rPr>
          <w:rStyle w:val="Issue"/>
          <w:lang w:val="en-US"/>
        </w:rPr>
        <w:t>4</w:t>
      </w:r>
      <w:r>
        <w:rPr>
          <w:lang w:val="en-US"/>
        </w:rPr>
        <w:t xml:space="preserve"> (2008), </w:t>
      </w:r>
      <w:r>
        <w:rPr>
          <w:rStyle w:val="Fpage"/>
          <w:lang w:val="en-US"/>
        </w:rPr>
        <w:t>403</w:t>
      </w:r>
      <w:r>
        <w:rPr>
          <w:lang w:val="en-US"/>
        </w:rPr>
        <w:t>-</w:t>
      </w:r>
      <w:r>
        <w:rPr>
          <w:rStyle w:val="Lpage"/>
          <w:lang w:val="en-US"/>
        </w:rPr>
        <w:t>437</w:t>
      </w:r>
      <w:r>
        <w:rPr>
          <w:lang w:val="en-US"/>
        </w:rPr>
        <w:t xml:space="preserve">. </w:t>
      </w:r>
      <w:r>
        <w:rPr>
          <w:rStyle w:val="Publishername"/>
          <w:lang w:val="en-US"/>
        </w:rPr>
        <w:t>Citeseer</w:t>
      </w:r>
      <w:r>
        <w:rPr>
          <w:lang w:val="en-US"/>
        </w:rPr>
        <w:t>.</w:t>
      </w:r>
    </w:p>
    <w:p>
      <w:pPr>
        <w:pStyle w:val="Reference"/>
        <w:rPr>
          <w:rStyle w:val="Uri"/>
          <w:lang w:val="en-US"/>
        </w:rPr>
      </w:pPr>
      <w:r>
        <w:rPr>
          <w:rStyle w:val="Surname"/>
          <w:lang w:val="en-US"/>
        </w:rPr>
        <w:t>Ospina</w:t>
      </w:r>
      <w:r>
        <w:rPr>
          <w:lang w:val="en-US"/>
        </w:rPr>
        <w:t xml:space="preserve">, </w:t>
      </w:r>
      <w:r>
        <w:rPr>
          <w:rStyle w:val="Givennames"/>
          <w:lang w:val="en-US"/>
        </w:rPr>
        <w:t>Raydonal</w:t>
      </w:r>
      <w:r>
        <w:rPr>
          <w:lang w:val="en-US"/>
        </w:rPr>
        <w:t xml:space="preserve"> and </w:t>
      </w:r>
      <w:r>
        <w:rPr>
          <w:rStyle w:val="Givennames"/>
          <w:lang w:val="en-US"/>
        </w:rPr>
        <w:t>Silvia L. P</w:t>
      </w:r>
      <w:r>
        <w:rPr>
          <w:lang w:val="en-US"/>
        </w:rPr>
        <w:t xml:space="preserve">. </w:t>
      </w:r>
      <w:r>
        <w:rPr>
          <w:rStyle w:val="Surname"/>
          <w:lang w:val="en-US"/>
        </w:rPr>
        <w:t>Ferrari</w:t>
      </w:r>
      <w:r>
        <w:rPr>
          <w:lang w:val="en-US"/>
        </w:rPr>
        <w:t xml:space="preserve"> (</w:t>
      </w:r>
      <w:r>
        <w:rPr>
          <w:rStyle w:val="Year"/>
          <w:lang w:val="en-US"/>
        </w:rPr>
        <w:t>2012)</w:t>
      </w:r>
      <w:r>
        <w:rPr>
          <w:lang w:val="en-US"/>
        </w:rPr>
        <w:t xml:space="preserve">. </w:t>
      </w:r>
      <w:r>
        <w:rPr>
          <w:rStyle w:val="Articletitle"/>
          <w:lang w:val="en-US"/>
        </w:rPr>
        <w:t>A general class of zero-or-one inflated beta regression models.</w:t>
      </w:r>
      <w:r>
        <w:rPr>
          <w:lang w:val="en-US"/>
        </w:rPr>
        <w:t xml:space="preserve"> </w:t>
      </w:r>
      <w:r>
        <w:rPr>
          <w:rStyle w:val="Source"/>
          <w:i/>
          <w:iCs/>
          <w:lang w:val="en-US"/>
        </w:rPr>
        <w:t>Computational Statistics &amp; Data Analysis</w:t>
      </w:r>
      <w:r>
        <w:rPr>
          <w:lang w:val="en-US"/>
        </w:rPr>
        <w:t xml:space="preserve"> </w:t>
      </w:r>
      <w:r>
        <w:rPr>
          <w:rStyle w:val="Volume"/>
          <w:lang w:val="en-US"/>
        </w:rPr>
        <w:t>56</w:t>
      </w:r>
      <w:r>
        <w:rPr>
          <w:lang w:val="en-US"/>
        </w:rPr>
        <w:t>.</w:t>
      </w:r>
      <w:r>
        <w:rPr>
          <w:rStyle w:val="Issue"/>
          <w:lang w:val="en-US"/>
        </w:rPr>
        <w:t>6</w:t>
      </w:r>
      <w:r>
        <w:rPr>
          <w:lang w:val="en-US"/>
        </w:rPr>
        <w:t xml:space="preserve">, </w:t>
      </w:r>
      <w:r>
        <w:rPr>
          <w:rStyle w:val="Fpage"/>
          <w:lang w:val="en-US"/>
        </w:rPr>
        <w:t>1609</w:t>
      </w:r>
      <w:r>
        <w:rPr>
          <w:lang w:val="en-US"/>
        </w:rPr>
        <w:t>–</w:t>
      </w:r>
      <w:r>
        <w:rPr>
          <w:rStyle w:val="Lpage"/>
          <w:lang w:val="en-US"/>
        </w:rPr>
        <w:t>1623</w:t>
      </w:r>
      <w:r>
        <w:rPr>
          <w:lang w:val="en-US"/>
        </w:rPr>
        <w:t xml:space="preserve">. </w:t>
      </w:r>
      <w:hyperlink r:id="rId24">
        <w:r>
          <w:rPr>
            <w:rStyle w:val="InternetLink"/>
            <w:rFonts w:cs="Arial"/>
            <w:color w:val="auto"/>
            <w:lang w:val="en-US"/>
          </w:rPr>
          <w:t>https://doi.org/10.1016/j.csda.2011.10.005</w:t>
        </w:r>
      </w:hyperlink>
      <w:r>
        <w:rPr>
          <w:lang w:val="en-US"/>
        </w:rPr>
        <w:t xml:space="preserve">. </w:t>
      </w:r>
      <w:hyperlink r:id="rId25">
        <w:r>
          <w:rPr>
            <w:rStyle w:val="Uri"/>
            <w:lang w:val="en-US"/>
          </w:rPr>
          <w:t>https://www.sciencedirect.com/science/article/pii/S0167947311003628</w:t>
        </w:r>
      </w:hyperlink>
      <w:r>
        <w:rPr>
          <w:rStyle w:val="Uri"/>
          <w:lang w:val="en-US"/>
        </w:rPr>
        <w:t>.</w:t>
      </w:r>
    </w:p>
    <w:p>
      <w:pPr>
        <w:pStyle w:val="Reference"/>
        <w:rPr>
          <w:lang w:val="en-US"/>
        </w:rPr>
      </w:pPr>
      <w:r>
        <w:rPr>
          <w:rStyle w:val="Surname"/>
          <w:lang w:val="en-US"/>
        </w:rPr>
        <w:t>Pennington</w:t>
      </w:r>
      <w:r>
        <w:rPr>
          <w:lang w:val="en-US"/>
        </w:rPr>
        <w:t xml:space="preserve">, </w:t>
      </w:r>
      <w:r>
        <w:rPr>
          <w:rStyle w:val="Givennames"/>
          <w:lang w:val="en-US"/>
        </w:rPr>
        <w:t>Jeffrey</w:t>
      </w:r>
      <w:r>
        <w:rPr>
          <w:lang w:val="en-US"/>
        </w:rPr>
        <w:t xml:space="preserve">, </w:t>
      </w:r>
      <w:r>
        <w:rPr>
          <w:rStyle w:val="Givennames"/>
          <w:lang w:val="en-US"/>
        </w:rPr>
        <w:t>Richard</w:t>
      </w:r>
      <w:r>
        <w:rPr>
          <w:lang w:val="en-US"/>
        </w:rPr>
        <w:t xml:space="preserve"> </w:t>
      </w:r>
      <w:r>
        <w:rPr>
          <w:rStyle w:val="Surname"/>
          <w:lang w:val="en-US"/>
        </w:rPr>
        <w:t>Socher</w:t>
      </w:r>
      <w:r>
        <w:rPr>
          <w:lang w:val="en-US"/>
        </w:rPr>
        <w:t xml:space="preserve"> and </w:t>
      </w:r>
      <w:r>
        <w:rPr>
          <w:rStyle w:val="Givennames"/>
          <w:lang w:val="en-US"/>
        </w:rPr>
        <w:t>Christopher D</w:t>
      </w:r>
      <w:r>
        <w:rPr>
          <w:lang w:val="en-US"/>
        </w:rPr>
        <w:t xml:space="preserve"> </w:t>
      </w:r>
      <w:r>
        <w:rPr>
          <w:rStyle w:val="Surname"/>
          <w:lang w:val="en-US"/>
        </w:rPr>
        <w:t>Manning</w:t>
      </w:r>
      <w:r>
        <w:rPr>
          <w:lang w:val="en-US"/>
        </w:rPr>
        <w:t xml:space="preserve"> (</w:t>
      </w:r>
      <w:r>
        <w:rPr>
          <w:rStyle w:val="Year"/>
          <w:lang w:val="en-US"/>
        </w:rPr>
        <w:t>2014)</w:t>
      </w:r>
      <w:r>
        <w:rPr>
          <w:lang w:val="en-US"/>
        </w:rPr>
        <w:t xml:space="preserve">. </w:t>
      </w:r>
      <w:r>
        <w:rPr>
          <w:rStyle w:val="Articletitle"/>
          <w:lang w:val="en-US"/>
        </w:rPr>
        <w:t>Glove: Global vectors for word representation</w:t>
      </w:r>
      <w:r>
        <w:rPr>
          <w:lang w:val="en-US"/>
        </w:rPr>
        <w:t xml:space="preserve">. In </w:t>
      </w:r>
      <w:r>
        <w:rPr>
          <w:rStyle w:val="Source"/>
          <w:i/>
          <w:iCs/>
          <w:lang w:val="en-US"/>
        </w:rPr>
        <w:t>Proceedings of the 2014 conference on empirical methods in natural language processing (EMNLP)</w:t>
      </w:r>
      <w:r>
        <w:rPr>
          <w:lang w:val="en-US"/>
        </w:rPr>
        <w:t xml:space="preserve">, </w:t>
      </w:r>
      <w:r>
        <w:rPr>
          <w:rStyle w:val="Fpage"/>
          <w:lang w:val="en-US"/>
        </w:rPr>
        <w:t>1532</w:t>
      </w:r>
      <w:r>
        <w:rPr>
          <w:lang w:val="en-US"/>
        </w:rPr>
        <w:t>–</w:t>
      </w:r>
      <w:r>
        <w:rPr>
          <w:rStyle w:val="Lpage"/>
          <w:lang w:val="en-US"/>
        </w:rPr>
        <w:t>1543</w:t>
      </w:r>
      <w:r>
        <w:rPr>
          <w:lang w:val="en-US"/>
        </w:rPr>
        <w:t>.</w:t>
      </w:r>
    </w:p>
    <w:p>
      <w:pPr>
        <w:pStyle w:val="Reference"/>
        <w:rPr>
          <w:rStyle w:val="Uri"/>
          <w:lang w:val="en-US"/>
        </w:rPr>
      </w:pPr>
      <w:r>
        <w:rPr>
          <w:rStyle w:val="Surname"/>
          <w:lang w:val="en-US"/>
        </w:rPr>
        <w:t>Piantadosi</w:t>
      </w:r>
      <w:r>
        <w:rPr>
          <w:lang w:val="en-US"/>
        </w:rPr>
        <w:t xml:space="preserve">, </w:t>
      </w:r>
      <w:r>
        <w:rPr>
          <w:rStyle w:val="Givennames"/>
          <w:lang w:val="en-US"/>
        </w:rPr>
        <w:t>Steven T</w:t>
      </w:r>
      <w:r>
        <w:rPr>
          <w:lang w:val="en-US"/>
        </w:rPr>
        <w:t xml:space="preserve">., </w:t>
      </w:r>
      <w:r>
        <w:rPr>
          <w:rStyle w:val="Givennames"/>
          <w:lang w:val="en-US"/>
        </w:rPr>
        <w:t>Harry</w:t>
      </w:r>
      <w:r>
        <w:rPr>
          <w:lang w:val="en-US"/>
        </w:rPr>
        <w:t xml:space="preserve"> </w:t>
      </w:r>
      <w:r>
        <w:rPr>
          <w:rStyle w:val="Surname"/>
          <w:lang w:val="en-US"/>
        </w:rPr>
        <w:t>Tily</w:t>
      </w:r>
      <w:r>
        <w:rPr>
          <w:lang w:val="en-US"/>
        </w:rPr>
        <w:t xml:space="preserve"> and </w:t>
      </w:r>
      <w:r>
        <w:rPr>
          <w:rStyle w:val="Givennames"/>
          <w:lang w:val="en-US"/>
        </w:rPr>
        <w:t>Edward</w:t>
      </w:r>
      <w:r>
        <w:rPr>
          <w:lang w:val="en-US"/>
        </w:rPr>
        <w:t xml:space="preserve"> </w:t>
      </w:r>
      <w:r>
        <w:rPr>
          <w:rStyle w:val="Surname"/>
          <w:lang w:val="en-US"/>
        </w:rPr>
        <w:t>Gibson</w:t>
      </w:r>
      <w:r>
        <w:rPr>
          <w:lang w:val="en-US"/>
        </w:rPr>
        <w:t xml:space="preserve"> (</w:t>
      </w:r>
      <w:r>
        <w:rPr>
          <w:rStyle w:val="Year"/>
          <w:lang w:val="en-US"/>
        </w:rPr>
        <w:t>2012)</w:t>
      </w:r>
      <w:r>
        <w:rPr>
          <w:lang w:val="en-US"/>
        </w:rPr>
        <w:t>.</w:t>
      </w:r>
      <w:r>
        <w:rPr>
          <w:rStyle w:val="Articletitle"/>
          <w:lang w:val="en-US"/>
        </w:rPr>
        <w:t xml:space="preserve"> The communicative function of ambiguity in language. </w:t>
      </w:r>
      <w:r>
        <w:rPr>
          <w:rStyle w:val="Source"/>
          <w:i/>
          <w:iCs/>
          <w:lang w:val="en-US"/>
        </w:rPr>
        <w:t>Cognition</w:t>
      </w:r>
      <w:r>
        <w:rPr>
          <w:lang w:val="en-US"/>
        </w:rPr>
        <w:t xml:space="preserve"> </w:t>
      </w:r>
      <w:r>
        <w:rPr>
          <w:rStyle w:val="Volume"/>
          <w:lang w:val="en-US"/>
        </w:rPr>
        <w:t>122</w:t>
      </w:r>
      <w:r>
        <w:rPr>
          <w:lang w:val="en-US"/>
        </w:rPr>
        <w:t>.</w:t>
      </w:r>
      <w:r>
        <w:rPr>
          <w:rStyle w:val="Issue"/>
          <w:lang w:val="en-US"/>
        </w:rPr>
        <w:t>3</w:t>
      </w:r>
      <w:r>
        <w:rPr>
          <w:lang w:val="en-US"/>
        </w:rPr>
        <w:t xml:space="preserve">, </w:t>
      </w:r>
      <w:r>
        <w:rPr>
          <w:rStyle w:val="Fpage"/>
          <w:lang w:val="en-US"/>
        </w:rPr>
        <w:t>280</w:t>
      </w:r>
      <w:r>
        <w:rPr>
          <w:lang w:val="en-US"/>
        </w:rPr>
        <w:t>–</w:t>
      </w:r>
      <w:r>
        <w:rPr>
          <w:rStyle w:val="Lpage"/>
          <w:lang w:val="en-US"/>
        </w:rPr>
        <w:t>291</w:t>
      </w:r>
      <w:r>
        <w:rPr>
          <w:lang w:val="en-US"/>
        </w:rPr>
        <w:t xml:space="preserve">. </w:t>
      </w:r>
      <w:hyperlink r:id="rId26">
        <w:r>
          <w:rPr>
            <w:rStyle w:val="InternetLink"/>
            <w:rFonts w:cs="Arial"/>
            <w:color w:val="auto"/>
            <w:lang w:val="en-US"/>
          </w:rPr>
          <w:t>https://doi.org/10.1016/j.cognition.2011.10.004</w:t>
        </w:r>
      </w:hyperlink>
      <w:r>
        <w:rPr>
          <w:lang w:val="en-US"/>
        </w:rPr>
        <w:t xml:space="preserve">. </w:t>
      </w:r>
      <w:hyperlink r:id="rId27">
        <w:r>
          <w:rPr>
            <w:rStyle w:val="Uri"/>
            <w:lang w:val="en-US"/>
          </w:rPr>
          <w:t>https://www.sciencedirect.com/science/article/pii/S0010027711002496</w:t>
        </w:r>
      </w:hyperlink>
      <w:r>
        <w:rPr>
          <w:rStyle w:val="Uri"/>
          <w:lang w:val="en-US"/>
        </w:rPr>
        <w:t>.</w:t>
      </w:r>
    </w:p>
    <w:p>
      <w:pPr>
        <w:pStyle w:val="Reference"/>
        <w:rPr>
          <w:lang w:val="en-US"/>
        </w:rPr>
      </w:pPr>
      <w:r>
        <w:rPr>
          <w:rStyle w:val="Surname"/>
          <w:lang w:val="en-US"/>
        </w:rPr>
        <w:t>Plag</w:t>
      </w:r>
      <w:r>
        <w:rPr>
          <w:lang w:val="en-US"/>
        </w:rPr>
        <w:t xml:space="preserve">, </w:t>
      </w:r>
      <w:r>
        <w:rPr>
          <w:rStyle w:val="Givennames"/>
          <w:lang w:val="en-US"/>
        </w:rPr>
        <w:t>Ingo</w:t>
      </w:r>
      <w:r>
        <w:rPr>
          <w:lang w:val="en-US"/>
        </w:rPr>
        <w:t xml:space="preserve">, </w:t>
      </w:r>
      <w:r>
        <w:rPr>
          <w:rStyle w:val="Givennames"/>
          <w:lang w:val="en-US"/>
        </w:rPr>
        <w:t>Julia</w:t>
      </w:r>
      <w:r>
        <w:rPr>
          <w:lang w:val="en-US"/>
        </w:rPr>
        <w:t xml:space="preserve"> </w:t>
      </w:r>
      <w:r>
        <w:rPr>
          <w:rStyle w:val="Surname"/>
          <w:lang w:val="en-US"/>
        </w:rPr>
        <w:t>Homann</w:t>
      </w:r>
      <w:r>
        <w:rPr>
          <w:lang w:val="en-US"/>
        </w:rPr>
        <w:t xml:space="preserve"> and </w:t>
      </w:r>
      <w:r>
        <w:rPr>
          <w:rStyle w:val="Givennames"/>
          <w:lang w:val="en-US"/>
        </w:rPr>
        <w:t>Gero</w:t>
      </w:r>
      <w:r>
        <w:rPr>
          <w:lang w:val="en-US"/>
        </w:rPr>
        <w:t xml:space="preserve"> </w:t>
      </w:r>
      <w:r>
        <w:rPr>
          <w:rStyle w:val="Surname"/>
          <w:lang w:val="en-US"/>
        </w:rPr>
        <w:t>Kunter</w:t>
      </w:r>
      <w:r>
        <w:rPr>
          <w:lang w:val="en-US"/>
        </w:rPr>
        <w:t xml:space="preserve"> (</w:t>
      </w:r>
      <w:r>
        <w:rPr>
          <w:rStyle w:val="Year"/>
          <w:lang w:val="en-US"/>
        </w:rPr>
        <w:t>2017)</w:t>
      </w:r>
      <w:r>
        <w:rPr>
          <w:lang w:val="en-US"/>
        </w:rPr>
        <w:t xml:space="preserve">. </w:t>
      </w:r>
      <w:r>
        <w:rPr>
          <w:rStyle w:val="Articletitle"/>
          <w:lang w:val="en-US"/>
        </w:rPr>
        <w:t xml:space="preserve">Homophony and morphology: The acoustics of word-final s in english. </w:t>
      </w:r>
      <w:r>
        <w:rPr>
          <w:rStyle w:val="Source"/>
          <w:i/>
          <w:iCs/>
          <w:lang w:val="en-US"/>
        </w:rPr>
        <w:t>Journal of Linguistics</w:t>
      </w:r>
      <w:r>
        <w:rPr>
          <w:lang w:val="en-US"/>
        </w:rPr>
        <w:t xml:space="preserve">. </w:t>
      </w:r>
      <w:r>
        <w:rPr>
          <w:rStyle w:val="Publishername"/>
          <w:lang w:val="en-US"/>
        </w:rPr>
        <w:t>Cambridge University Press</w:t>
      </w:r>
      <w:r>
        <w:rPr>
          <w:lang w:val="en-US"/>
        </w:rPr>
        <w:t xml:space="preserve"> </w:t>
      </w:r>
      <w:r>
        <w:rPr>
          <w:rStyle w:val="Volume"/>
          <w:lang w:val="en-US"/>
        </w:rPr>
        <w:t>53</w:t>
      </w:r>
      <w:r>
        <w:rPr>
          <w:lang w:val="en-US"/>
        </w:rPr>
        <w:t>.</w:t>
      </w:r>
      <w:r>
        <w:rPr>
          <w:rStyle w:val="Issue"/>
          <w:lang w:val="en-US"/>
        </w:rPr>
        <w:t>1</w:t>
      </w:r>
      <w:r>
        <w:rPr>
          <w:lang w:val="en-US"/>
        </w:rPr>
        <w:t xml:space="preserve">, </w:t>
      </w:r>
      <w:r>
        <w:rPr>
          <w:rStyle w:val="Fpage"/>
          <w:lang w:val="en-US"/>
        </w:rPr>
        <w:t>181</w:t>
      </w:r>
      <w:r>
        <w:rPr>
          <w:lang w:val="en-US"/>
        </w:rPr>
        <w:t>–</w:t>
      </w:r>
      <w:r>
        <w:rPr>
          <w:rStyle w:val="Lpage"/>
          <w:lang w:val="en-US"/>
        </w:rPr>
        <w:t>216</w:t>
      </w:r>
      <w:r>
        <w:rPr>
          <w:lang w:val="en-US"/>
        </w:rPr>
        <w:t>.</w:t>
      </w:r>
    </w:p>
    <w:p>
      <w:pPr>
        <w:pStyle w:val="Reference"/>
        <w:rPr>
          <w:rStyle w:val="Uri"/>
          <w:lang w:val="en-US"/>
        </w:rPr>
      </w:pPr>
      <w:r>
        <w:rPr>
          <w:rStyle w:val="Collab"/>
          <w:lang w:val="en-US"/>
        </w:rPr>
        <w:t>R Core Team</w:t>
      </w:r>
      <w:r>
        <w:rPr>
          <w:lang w:val="en-US"/>
        </w:rPr>
        <w:t xml:space="preserve"> (</w:t>
      </w:r>
      <w:r>
        <w:rPr>
          <w:rStyle w:val="Year"/>
          <w:lang w:val="en-US"/>
        </w:rPr>
        <w:t>2021)</w:t>
      </w:r>
      <w:r>
        <w:rPr>
          <w:lang w:val="en-US"/>
        </w:rPr>
        <w:t xml:space="preserve">. </w:t>
      </w:r>
      <w:r>
        <w:rPr>
          <w:rStyle w:val="Source"/>
          <w:i/>
          <w:iCs/>
          <w:lang w:val="en-US"/>
        </w:rPr>
        <w:t>R: A language and environment for statistical computing</w:t>
      </w:r>
      <w:r>
        <w:rPr>
          <w:lang w:val="en-US"/>
        </w:rPr>
        <w:t xml:space="preserve">. </w:t>
      </w:r>
      <w:r>
        <w:rPr>
          <w:rStyle w:val="Publisherloc"/>
          <w:lang w:val="en-US"/>
        </w:rPr>
        <w:t>Vienna, Austria</w:t>
      </w:r>
      <w:r>
        <w:rPr>
          <w:lang w:val="en-US"/>
        </w:rPr>
        <w:t xml:space="preserve">: </w:t>
      </w:r>
      <w:r>
        <w:rPr>
          <w:rStyle w:val="Publishername"/>
          <w:lang w:val="en-US"/>
        </w:rPr>
        <w:t>R Foundation for Statistical Computing</w:t>
      </w:r>
      <w:r>
        <w:rPr>
          <w:lang w:val="en-US"/>
        </w:rPr>
        <w:t xml:space="preserve">. </w:t>
      </w:r>
      <w:hyperlink r:id="rId28">
        <w:r>
          <w:rPr>
            <w:rStyle w:val="Uri"/>
            <w:lang w:val="en-US"/>
          </w:rPr>
          <w:t>https://www.R-project.org/</w:t>
        </w:r>
      </w:hyperlink>
      <w:r>
        <w:rPr>
          <w:rStyle w:val="Uri"/>
          <w:lang w:val="en-US"/>
        </w:rPr>
        <w:t>.</w:t>
      </w:r>
    </w:p>
    <w:p>
      <w:pPr>
        <w:pStyle w:val="Reference"/>
        <w:rPr>
          <w:lang w:val="en-US"/>
        </w:rPr>
      </w:pPr>
      <w:r>
        <w:rPr>
          <w:rStyle w:val="Surname"/>
          <w:lang w:val="en-US"/>
        </w:rPr>
        <w:t>Rigby</w:t>
      </w:r>
      <w:r>
        <w:rPr>
          <w:lang w:val="en-US"/>
        </w:rPr>
        <w:t xml:space="preserve">, </w:t>
      </w:r>
      <w:r>
        <w:rPr>
          <w:rStyle w:val="Givennames"/>
          <w:lang w:val="en-US"/>
        </w:rPr>
        <w:t>R. A</w:t>
      </w:r>
      <w:r>
        <w:rPr>
          <w:lang w:val="en-US"/>
        </w:rPr>
        <w:t xml:space="preserve">. and </w:t>
      </w:r>
      <w:r>
        <w:rPr>
          <w:rStyle w:val="Givennames"/>
          <w:lang w:val="en-US"/>
        </w:rPr>
        <w:t>D. M.</w:t>
      </w:r>
      <w:r>
        <w:rPr>
          <w:lang w:val="en-US"/>
        </w:rPr>
        <w:t xml:space="preserve"> </w:t>
      </w:r>
      <w:r>
        <w:rPr>
          <w:rStyle w:val="Surname"/>
          <w:lang w:val="en-US"/>
        </w:rPr>
        <w:t>Stasinopoulos</w:t>
      </w:r>
      <w:r>
        <w:rPr>
          <w:lang w:val="en-US"/>
        </w:rPr>
        <w:t xml:space="preserve"> (</w:t>
      </w:r>
      <w:r>
        <w:rPr>
          <w:rStyle w:val="Year"/>
          <w:lang w:val="en-US"/>
        </w:rPr>
        <w:t>2005)</w:t>
      </w:r>
      <w:r>
        <w:rPr>
          <w:lang w:val="en-US"/>
        </w:rPr>
        <w:t xml:space="preserve">. </w:t>
      </w:r>
      <w:r>
        <w:rPr>
          <w:rStyle w:val="Articletitle"/>
          <w:lang w:val="en-US"/>
        </w:rPr>
        <w:t>Generalized additive models for location, scale and shape, (with discussion).</w:t>
      </w:r>
      <w:r>
        <w:rPr>
          <w:lang w:val="en-US"/>
        </w:rPr>
        <w:t xml:space="preserve"> </w:t>
      </w:r>
      <w:r>
        <w:rPr>
          <w:rStyle w:val="Source"/>
          <w:i/>
          <w:iCs/>
          <w:lang w:val="en-US"/>
        </w:rPr>
        <w:t>Applied Statistics</w:t>
      </w:r>
      <w:r>
        <w:rPr>
          <w:lang w:val="en-US"/>
        </w:rPr>
        <w:t xml:space="preserve"> </w:t>
      </w:r>
      <w:r>
        <w:rPr>
          <w:rStyle w:val="Volume"/>
          <w:lang w:val="en-US"/>
        </w:rPr>
        <w:t>54</w:t>
      </w:r>
      <w:r>
        <w:rPr>
          <w:lang w:val="en-US"/>
        </w:rPr>
        <w:t>.</w:t>
      </w:r>
      <w:r>
        <w:rPr>
          <w:rStyle w:val="Issue"/>
          <w:lang w:val="en-US"/>
        </w:rPr>
        <w:t>3</w:t>
      </w:r>
      <w:r>
        <w:rPr>
          <w:lang w:val="en-US"/>
        </w:rPr>
        <w:t xml:space="preserve">, </w:t>
      </w:r>
      <w:r>
        <w:rPr>
          <w:rStyle w:val="Fpage"/>
          <w:lang w:val="en-US"/>
        </w:rPr>
        <w:t>507</w:t>
      </w:r>
      <w:r>
        <w:rPr>
          <w:lang w:val="en-US"/>
        </w:rPr>
        <w:t>–</w:t>
      </w:r>
      <w:r>
        <w:rPr>
          <w:rStyle w:val="Lpage"/>
          <w:lang w:val="en-US"/>
        </w:rPr>
        <w:t>554</w:t>
      </w:r>
      <w:r>
        <w:rPr>
          <w:lang w:val="en-US"/>
        </w:rPr>
        <w:t>.</w:t>
      </w:r>
    </w:p>
    <w:p>
      <w:pPr>
        <w:pStyle w:val="Reference"/>
        <w:rPr>
          <w:rStyle w:val="Publishername"/>
          <w:lang w:val="en-US"/>
        </w:rPr>
      </w:pPr>
      <w:r>
        <w:rPr>
          <w:rStyle w:val="Surname"/>
          <w:lang w:val="en-US"/>
        </w:rPr>
        <w:t>Rigby</w:t>
      </w:r>
      <w:r>
        <w:rPr>
          <w:lang w:val="en-US"/>
        </w:rPr>
        <w:t xml:space="preserve">, </w:t>
      </w:r>
      <w:r>
        <w:rPr>
          <w:rStyle w:val="Givennames"/>
          <w:lang w:val="en-US"/>
        </w:rPr>
        <w:t>Robert A</w:t>
      </w:r>
      <w:r>
        <w:rPr>
          <w:lang w:val="en-US"/>
        </w:rPr>
        <w:t xml:space="preserve">, </w:t>
      </w:r>
      <w:r>
        <w:rPr>
          <w:rStyle w:val="Givennames"/>
          <w:lang w:val="en-US"/>
        </w:rPr>
        <w:t>Mikis D</w:t>
      </w:r>
      <w:r>
        <w:rPr>
          <w:lang w:val="en-US"/>
        </w:rPr>
        <w:t xml:space="preserve"> </w:t>
      </w:r>
      <w:r>
        <w:rPr>
          <w:rStyle w:val="Surname"/>
          <w:lang w:val="en-US"/>
        </w:rPr>
        <w:t>Stasinopoulos</w:t>
      </w:r>
      <w:r>
        <w:rPr>
          <w:lang w:val="en-US"/>
        </w:rPr>
        <w:t xml:space="preserve">, </w:t>
      </w:r>
      <w:r>
        <w:rPr>
          <w:rStyle w:val="Givennames"/>
          <w:lang w:val="en-US"/>
        </w:rPr>
        <w:t>Gillian Z.</w:t>
      </w:r>
      <w:r>
        <w:rPr>
          <w:lang w:val="en-US"/>
        </w:rPr>
        <w:t xml:space="preserve"> </w:t>
      </w:r>
      <w:r>
        <w:rPr>
          <w:rStyle w:val="Surname"/>
          <w:lang w:val="en-US"/>
        </w:rPr>
        <w:t>Heller</w:t>
      </w:r>
      <w:r>
        <w:rPr>
          <w:lang w:val="en-US"/>
        </w:rPr>
        <w:t xml:space="preserve"> and </w:t>
      </w:r>
      <w:r>
        <w:rPr>
          <w:rStyle w:val="Givennames"/>
          <w:lang w:val="en-US"/>
        </w:rPr>
        <w:t>Fernanda</w:t>
      </w:r>
      <w:r>
        <w:rPr>
          <w:lang w:val="en-US"/>
        </w:rPr>
        <w:t xml:space="preserve"> </w:t>
      </w:r>
      <w:r>
        <w:rPr>
          <w:rStyle w:val="Surname"/>
          <w:lang w:val="en-US"/>
        </w:rPr>
        <w:t>De Bastiani</w:t>
      </w:r>
      <w:r>
        <w:rPr>
          <w:lang w:val="en-US"/>
        </w:rPr>
        <w:t xml:space="preserve"> (</w:t>
      </w:r>
      <w:r>
        <w:rPr>
          <w:rStyle w:val="Year"/>
          <w:lang w:val="en-US"/>
        </w:rPr>
        <w:t>2019)</w:t>
      </w:r>
      <w:r>
        <w:rPr>
          <w:lang w:val="en-US"/>
        </w:rPr>
        <w:t xml:space="preserve">. </w:t>
      </w:r>
      <w:r>
        <w:rPr>
          <w:rStyle w:val="Source"/>
          <w:i/>
          <w:iCs/>
          <w:lang w:val="en-US"/>
        </w:rPr>
        <w:t>Distributions for modeling location, scale, and shape: Using GAMLSS in r</w:t>
      </w:r>
      <w:r>
        <w:rPr>
          <w:lang w:val="en-US"/>
        </w:rPr>
        <w:t xml:space="preserve">. </w:t>
      </w:r>
      <w:r>
        <w:rPr>
          <w:rStyle w:val="Publishername"/>
          <w:lang w:val="en-US"/>
        </w:rPr>
        <w:t>Chapman; Hall/CRC.</w:t>
      </w:r>
    </w:p>
    <w:p>
      <w:pPr>
        <w:pStyle w:val="Reference"/>
        <w:rPr>
          <w:lang w:val="en-US"/>
        </w:rPr>
      </w:pPr>
      <w:r>
        <w:rPr>
          <w:rStyle w:val="Surname"/>
          <w:lang w:val="en-US"/>
        </w:rPr>
        <w:t>Selivanov</w:t>
      </w:r>
      <w:r>
        <w:rPr>
          <w:lang w:val="en-US"/>
        </w:rPr>
        <w:t xml:space="preserve">, </w:t>
      </w:r>
      <w:r>
        <w:rPr>
          <w:rStyle w:val="Givennames"/>
          <w:lang w:val="en-US"/>
        </w:rPr>
        <w:t>Dmitriy</w:t>
      </w:r>
      <w:r>
        <w:rPr>
          <w:lang w:val="en-US"/>
        </w:rPr>
        <w:t xml:space="preserve">, </w:t>
      </w:r>
      <w:r>
        <w:rPr>
          <w:rStyle w:val="Givennames"/>
          <w:lang w:val="en-US"/>
        </w:rPr>
        <w:t>Manuel</w:t>
      </w:r>
      <w:r>
        <w:rPr>
          <w:lang w:val="en-US"/>
        </w:rPr>
        <w:t xml:space="preserve"> </w:t>
      </w:r>
      <w:r>
        <w:rPr>
          <w:rStyle w:val="Surname"/>
          <w:lang w:val="en-US"/>
        </w:rPr>
        <w:t>Bickel</w:t>
      </w:r>
      <w:r>
        <w:rPr>
          <w:lang w:val="en-US"/>
        </w:rPr>
        <w:t xml:space="preserve"> and </w:t>
      </w:r>
      <w:r>
        <w:rPr>
          <w:rStyle w:val="Givennames"/>
          <w:lang w:val="en-US"/>
        </w:rPr>
        <w:t>Qing</w:t>
      </w:r>
      <w:r>
        <w:rPr>
          <w:lang w:val="en-US"/>
        </w:rPr>
        <w:t xml:space="preserve"> </w:t>
      </w:r>
      <w:r>
        <w:rPr>
          <w:rStyle w:val="Surname"/>
          <w:lang w:val="en-US"/>
        </w:rPr>
        <w:t>Wang</w:t>
      </w:r>
      <w:r>
        <w:rPr>
          <w:lang w:val="en-US"/>
        </w:rPr>
        <w:t xml:space="preserve"> (</w:t>
      </w:r>
      <w:r>
        <w:rPr>
          <w:rStyle w:val="Year"/>
          <w:lang w:val="en-US"/>
        </w:rPr>
        <w:t>2020)</w:t>
      </w:r>
      <w:r>
        <w:rPr>
          <w:lang w:val="en-US"/>
        </w:rPr>
        <w:t xml:space="preserve">. </w:t>
      </w:r>
      <w:r>
        <w:rPr>
          <w:rStyle w:val="Source"/>
          <w:i/>
          <w:iCs/>
          <w:lang w:val="en-US"/>
        </w:rPr>
        <w:t xml:space="preserve">text2vec: Modern text mining framework for r. </w:t>
      </w:r>
      <w:hyperlink r:id="rId29">
        <w:r>
          <w:rPr>
            <w:rStyle w:val="Uri"/>
            <w:lang w:val="en-US"/>
          </w:rPr>
          <w:t>https://CRAN.R-project.org/package=text2vec</w:t>
        </w:r>
      </w:hyperlink>
      <w:r>
        <w:rPr>
          <w:rStyle w:val="Uri"/>
          <w:lang w:val="en-US"/>
        </w:rPr>
        <w:t>.</w:t>
      </w:r>
    </w:p>
    <w:p>
      <w:pPr>
        <w:pStyle w:val="Reference"/>
        <w:rPr>
          <w:lang w:val="en-US"/>
        </w:rPr>
      </w:pPr>
      <w:r>
        <w:rPr>
          <w:rStyle w:val="Surname"/>
          <w:lang w:val="en-US"/>
        </w:rPr>
        <w:t>Shahmohammadi</w:t>
      </w:r>
      <w:r>
        <w:rPr>
          <w:lang w:val="en-US"/>
        </w:rPr>
        <w:t xml:space="preserve">, </w:t>
      </w:r>
      <w:r>
        <w:rPr>
          <w:rStyle w:val="Givennames"/>
          <w:lang w:val="en-US"/>
        </w:rPr>
        <w:t>Hassan</w:t>
      </w:r>
      <w:r>
        <w:rPr>
          <w:lang w:val="en-US"/>
        </w:rPr>
        <w:t xml:space="preserve">, </w:t>
      </w:r>
      <w:r>
        <w:rPr>
          <w:rStyle w:val="Givennames"/>
          <w:lang w:val="en-US"/>
        </w:rPr>
        <w:t>Hendrik</w:t>
      </w:r>
      <w:r>
        <w:rPr>
          <w:lang w:val="en-US"/>
        </w:rPr>
        <w:t xml:space="preserve"> </w:t>
      </w:r>
      <w:r>
        <w:rPr>
          <w:rStyle w:val="Surname"/>
          <w:lang w:val="en-US"/>
        </w:rPr>
        <w:t>Lensch</w:t>
      </w:r>
      <w:r>
        <w:rPr>
          <w:lang w:val="en-US"/>
        </w:rPr>
        <w:t xml:space="preserve"> and </w:t>
      </w:r>
      <w:r>
        <w:rPr>
          <w:rStyle w:val="Givennames"/>
          <w:lang w:val="en-US"/>
        </w:rPr>
        <w:t>R. Harald</w:t>
      </w:r>
      <w:r>
        <w:rPr>
          <w:lang w:val="en-US"/>
        </w:rPr>
        <w:t xml:space="preserve"> </w:t>
      </w:r>
      <w:r>
        <w:rPr>
          <w:rStyle w:val="Surname"/>
          <w:lang w:val="en-US"/>
        </w:rPr>
        <w:t>Baayen</w:t>
      </w:r>
      <w:r>
        <w:rPr>
          <w:lang w:val="en-US"/>
        </w:rPr>
        <w:t xml:space="preserve"> (</w:t>
      </w:r>
      <w:r>
        <w:rPr>
          <w:rStyle w:val="Year"/>
          <w:lang w:val="en-US"/>
        </w:rPr>
        <w:t>2021)</w:t>
      </w:r>
      <w:r>
        <w:rPr>
          <w:lang w:val="en-US"/>
        </w:rPr>
        <w:t xml:space="preserve">. </w:t>
      </w:r>
      <w:r>
        <w:rPr>
          <w:rStyle w:val="Source"/>
          <w:i/>
          <w:iCs/>
          <w:lang w:val="en-US"/>
        </w:rPr>
        <w:t>Learning zero-shot multifaceted visually grounded word embeddings via multi-task training</w:t>
      </w:r>
      <w:r>
        <w:rPr>
          <w:lang w:val="en-US"/>
        </w:rPr>
        <w:t xml:space="preserve">. </w:t>
      </w:r>
      <w:r>
        <w:rPr>
          <w:rStyle w:val="Uri"/>
          <w:lang w:val="en-US"/>
        </w:rPr>
        <w:t>arXiv preprint arXiv:2104.07500.</w:t>
      </w:r>
    </w:p>
    <w:p>
      <w:pPr>
        <w:pStyle w:val="Reference"/>
        <w:rPr>
          <w:lang w:val="en-US"/>
        </w:rPr>
      </w:pPr>
      <w:r>
        <w:rPr>
          <w:rStyle w:val="Surname"/>
          <w:lang w:val="en-US"/>
        </w:rPr>
        <w:t>Stasinopoulos</w:t>
      </w:r>
      <w:r>
        <w:rPr>
          <w:lang w:val="en-US"/>
        </w:rPr>
        <w:t xml:space="preserve">, </w:t>
      </w:r>
      <w:r>
        <w:rPr>
          <w:rStyle w:val="Givennames"/>
          <w:lang w:val="en-US"/>
        </w:rPr>
        <w:t>Mikis D</w:t>
      </w:r>
      <w:r>
        <w:rPr>
          <w:lang w:val="en-US"/>
        </w:rPr>
        <w:t xml:space="preserve">, </w:t>
      </w:r>
      <w:r>
        <w:rPr>
          <w:rStyle w:val="Givennames"/>
          <w:lang w:val="en-US"/>
        </w:rPr>
        <w:t>Robert A.</w:t>
      </w:r>
      <w:r>
        <w:rPr>
          <w:lang w:val="en-US"/>
        </w:rPr>
        <w:t xml:space="preserve"> </w:t>
      </w:r>
      <w:r>
        <w:rPr>
          <w:rStyle w:val="Surname"/>
          <w:lang w:val="en-US"/>
        </w:rPr>
        <w:t>Rigby</w:t>
      </w:r>
      <w:r>
        <w:rPr>
          <w:lang w:val="en-US"/>
        </w:rPr>
        <w:t xml:space="preserve"> and </w:t>
      </w:r>
      <w:r>
        <w:rPr>
          <w:rStyle w:val="Givennames"/>
          <w:lang w:val="en-US"/>
        </w:rPr>
        <w:t>Fernanda</w:t>
      </w:r>
      <w:r>
        <w:rPr>
          <w:lang w:val="en-US"/>
        </w:rPr>
        <w:t xml:space="preserve"> </w:t>
      </w:r>
      <w:r>
        <w:rPr>
          <w:rStyle w:val="Surname"/>
          <w:lang w:val="en-US"/>
        </w:rPr>
        <w:t>De Bastiani</w:t>
      </w:r>
      <w:r>
        <w:rPr>
          <w:lang w:val="en-US"/>
        </w:rPr>
        <w:t xml:space="preserve"> (</w:t>
      </w:r>
      <w:r>
        <w:rPr>
          <w:rStyle w:val="Year"/>
          <w:lang w:val="en-US"/>
        </w:rPr>
        <w:t>2018)</w:t>
      </w:r>
      <w:r>
        <w:rPr>
          <w:lang w:val="en-US"/>
        </w:rPr>
        <w:t xml:space="preserve">. </w:t>
      </w:r>
      <w:r>
        <w:rPr>
          <w:rStyle w:val="Source"/>
          <w:i/>
          <w:iCs/>
          <w:lang w:val="en-US"/>
        </w:rPr>
        <w:t xml:space="preserve">GAMLSS: A distributional regression approach. Statistical Modelling. </w:t>
      </w:r>
      <w:r>
        <w:rPr>
          <w:rStyle w:val="Publishername"/>
          <w:lang w:val="en-US"/>
        </w:rPr>
        <w:t>SAGE Publications Sage India</w:t>
      </w:r>
      <w:r>
        <w:rPr>
          <w:lang w:val="en-US"/>
        </w:rPr>
        <w:t xml:space="preserve">: </w:t>
      </w:r>
      <w:r>
        <w:rPr>
          <w:rStyle w:val="Publisherloc"/>
          <w:lang w:val="en-US"/>
        </w:rPr>
        <w:t>New Delhi, India</w:t>
      </w:r>
      <w:r>
        <w:rPr>
          <w:lang w:val="en-US"/>
        </w:rPr>
        <w:t xml:space="preserve"> </w:t>
      </w:r>
      <w:r>
        <w:rPr>
          <w:rStyle w:val="Volume"/>
          <w:lang w:val="en-US"/>
        </w:rPr>
        <w:t>18</w:t>
      </w:r>
      <w:r>
        <w:rPr>
          <w:lang w:val="en-US"/>
        </w:rPr>
        <w:t>.</w:t>
      </w:r>
      <w:r>
        <w:rPr>
          <w:rStyle w:val="Issue"/>
          <w:lang w:val="en-US"/>
        </w:rPr>
        <w:t>3-4</w:t>
      </w:r>
      <w:r>
        <w:rPr>
          <w:lang w:val="en-US"/>
        </w:rPr>
        <w:t xml:space="preserve">, </w:t>
      </w:r>
      <w:r>
        <w:rPr>
          <w:rStyle w:val="Fpage"/>
          <w:lang w:val="en-US"/>
        </w:rPr>
        <w:t>248</w:t>
      </w:r>
      <w:r>
        <w:rPr>
          <w:lang w:val="en-US"/>
        </w:rPr>
        <w:t>–</w:t>
      </w:r>
      <w:r>
        <w:rPr>
          <w:rStyle w:val="Lpage"/>
          <w:lang w:val="en-US"/>
        </w:rPr>
        <w:t>273</w:t>
      </w:r>
      <w:r>
        <w:rPr>
          <w:lang w:val="en-US"/>
        </w:rPr>
        <w:t>.</w:t>
      </w:r>
    </w:p>
    <w:p>
      <w:pPr>
        <w:pStyle w:val="Reference"/>
        <w:rPr>
          <w:rStyle w:val="Publishername"/>
          <w:lang w:val="en-US"/>
        </w:rPr>
      </w:pPr>
      <w:r>
        <w:rPr>
          <w:rStyle w:val="Surname"/>
          <w:lang w:val="fr-FR"/>
        </w:rPr>
        <w:t>Stasinopoulos</w:t>
      </w:r>
      <w:r>
        <w:rPr>
          <w:lang w:val="fr-FR"/>
        </w:rPr>
        <w:t xml:space="preserve">, </w:t>
      </w:r>
      <w:r>
        <w:rPr>
          <w:rStyle w:val="Givennames"/>
          <w:lang w:val="fr-FR"/>
        </w:rPr>
        <w:t>Mikis D</w:t>
      </w:r>
      <w:r>
        <w:rPr>
          <w:lang w:val="fr-FR"/>
        </w:rPr>
        <w:t xml:space="preserve">, </w:t>
      </w:r>
      <w:r>
        <w:rPr>
          <w:rStyle w:val="Givennames"/>
          <w:lang w:val="fr-FR"/>
        </w:rPr>
        <w:t>Robert A</w:t>
      </w:r>
      <w:r>
        <w:rPr>
          <w:lang w:val="fr-FR"/>
        </w:rPr>
        <w:t xml:space="preserve">. </w:t>
      </w:r>
      <w:r>
        <w:rPr>
          <w:rStyle w:val="Surname"/>
          <w:lang w:val="fr-FR"/>
        </w:rPr>
        <w:t>Rigby</w:t>
      </w:r>
      <w:r>
        <w:rPr>
          <w:lang w:val="fr-FR"/>
        </w:rPr>
        <w:t xml:space="preserve">, </w:t>
      </w:r>
      <w:r>
        <w:rPr>
          <w:rStyle w:val="Givennames"/>
          <w:lang w:val="fr-FR"/>
        </w:rPr>
        <w:t>Gillian Z</w:t>
      </w:r>
      <w:r>
        <w:rPr>
          <w:lang w:val="fr-FR"/>
        </w:rPr>
        <w:t xml:space="preserve">. </w:t>
      </w:r>
      <w:r>
        <w:rPr>
          <w:rStyle w:val="Surname"/>
          <w:lang w:val="fr-FR"/>
        </w:rPr>
        <w:t>Heller</w:t>
      </w:r>
      <w:r>
        <w:rPr>
          <w:lang w:val="fr-FR"/>
        </w:rPr>
        <w:t xml:space="preserve">, </w:t>
      </w:r>
      <w:r>
        <w:rPr>
          <w:rStyle w:val="Givennames"/>
          <w:lang w:val="fr-FR"/>
        </w:rPr>
        <w:t>Vlasios</w:t>
      </w:r>
      <w:r>
        <w:rPr>
          <w:lang w:val="fr-FR"/>
        </w:rPr>
        <w:t xml:space="preserve"> </w:t>
      </w:r>
      <w:r>
        <w:rPr>
          <w:rStyle w:val="Surname"/>
          <w:lang w:val="fr-FR"/>
        </w:rPr>
        <w:t>Voudouris</w:t>
      </w:r>
      <w:r>
        <w:rPr>
          <w:lang w:val="fr-FR"/>
        </w:rPr>
        <w:t xml:space="preserve"> and </w:t>
      </w:r>
      <w:r>
        <w:rPr>
          <w:rStyle w:val="Givennames"/>
          <w:lang w:val="fr-FR"/>
        </w:rPr>
        <w:t>Fernanda</w:t>
      </w:r>
      <w:r>
        <w:rPr>
          <w:lang w:val="fr-FR"/>
        </w:rPr>
        <w:t xml:space="preserve"> </w:t>
      </w:r>
      <w:r>
        <w:rPr>
          <w:rStyle w:val="Surname"/>
          <w:lang w:val="fr-FR"/>
        </w:rPr>
        <w:t>De Bastiani</w:t>
      </w:r>
      <w:r>
        <w:rPr>
          <w:lang w:val="fr-FR"/>
        </w:rPr>
        <w:t xml:space="preserve"> (</w:t>
      </w:r>
      <w:r>
        <w:rPr>
          <w:rStyle w:val="Year"/>
          <w:lang w:val="fr-FR"/>
        </w:rPr>
        <w:t>2017)</w:t>
      </w:r>
      <w:r>
        <w:rPr>
          <w:lang w:val="fr-FR"/>
        </w:rPr>
        <w:t xml:space="preserve">. </w:t>
      </w:r>
      <w:r>
        <w:rPr>
          <w:rStyle w:val="Source"/>
          <w:i/>
          <w:iCs/>
          <w:lang w:val="en-US"/>
        </w:rPr>
        <w:t>Flexible regression and smoothing: Using GAMLSS in r.</w:t>
      </w:r>
      <w:r>
        <w:rPr>
          <w:lang w:val="en-US"/>
        </w:rPr>
        <w:t xml:space="preserve"> </w:t>
      </w:r>
      <w:r>
        <w:rPr>
          <w:rStyle w:val="Publishername"/>
          <w:lang w:val="en-US"/>
        </w:rPr>
        <w:t>CRC Press.</w:t>
      </w:r>
    </w:p>
    <w:p>
      <w:pPr>
        <w:pStyle w:val="Reference"/>
        <w:rPr>
          <w:lang w:val="en-US"/>
        </w:rPr>
      </w:pPr>
      <w:r>
        <w:rPr>
          <w:rStyle w:val="Collab"/>
          <w:lang w:val="en-US"/>
        </w:rPr>
        <w:t>The British National Corpus</w:t>
      </w:r>
      <w:r>
        <w:rPr>
          <w:lang w:val="en-US"/>
        </w:rPr>
        <w:t>, version 3 (BNC XML Edition) (</w:t>
      </w:r>
      <w:r>
        <w:rPr>
          <w:rStyle w:val="Year"/>
          <w:lang w:val="en-US"/>
        </w:rPr>
        <w:t>2007</w:t>
      </w:r>
      <w:r>
        <w:rPr>
          <w:lang w:val="en-US"/>
        </w:rPr>
        <w:t xml:space="preserve">). </w:t>
      </w:r>
      <w:hyperlink r:id="rId30">
        <w:r>
          <w:rPr>
            <w:rStyle w:val="Uri"/>
            <w:lang w:val="en-US"/>
          </w:rPr>
          <w:t>http://www.natcorp.ox.ac.uk/</w:t>
        </w:r>
      </w:hyperlink>
      <w:r>
        <w:rPr>
          <w:lang w:val="en-US"/>
        </w:rPr>
        <w:t xml:space="preserve">; </w:t>
      </w:r>
      <w:r>
        <w:rPr>
          <w:rStyle w:val="Comment"/>
          <w:lang w:val="en-US"/>
        </w:rPr>
        <w:t>Distributed by Bodleian Libraries, University of Oxford, on behalf of the BNC Consortium</w:t>
      </w:r>
      <w:r>
        <w:rPr>
          <w:lang w:val="en-US"/>
        </w:rPr>
        <w:t>.</w:t>
      </w:r>
    </w:p>
    <w:p>
      <w:pPr>
        <w:pStyle w:val="Reference"/>
        <w:rPr>
          <w:lang w:val="en-US"/>
        </w:rPr>
      </w:pPr>
      <w:r>
        <w:rPr>
          <w:rStyle w:val="Surname"/>
          <w:lang w:val="en-US"/>
        </w:rPr>
        <w:t>Tomaschek</w:t>
      </w:r>
      <w:r>
        <w:rPr>
          <w:lang w:val="en-US"/>
        </w:rPr>
        <w:t xml:space="preserve">, </w:t>
      </w:r>
      <w:r>
        <w:rPr>
          <w:rStyle w:val="Givennames"/>
          <w:lang w:val="en-US"/>
        </w:rPr>
        <w:t>Fabian</w:t>
      </w:r>
      <w:r>
        <w:rPr>
          <w:lang w:val="en-US"/>
        </w:rPr>
        <w:t xml:space="preserve">, </w:t>
      </w:r>
      <w:r>
        <w:rPr>
          <w:rStyle w:val="Givennames"/>
          <w:lang w:val="en-US"/>
        </w:rPr>
        <w:t>Ingo</w:t>
      </w:r>
      <w:r>
        <w:rPr>
          <w:lang w:val="en-US"/>
        </w:rPr>
        <w:t xml:space="preserve"> </w:t>
      </w:r>
      <w:r>
        <w:rPr>
          <w:rStyle w:val="Surname"/>
          <w:lang w:val="en-US"/>
        </w:rPr>
        <w:t>Plag</w:t>
      </w:r>
      <w:r>
        <w:rPr>
          <w:lang w:val="en-US"/>
        </w:rPr>
        <w:t xml:space="preserve">, </w:t>
      </w:r>
      <w:r>
        <w:rPr>
          <w:rStyle w:val="Givennames"/>
          <w:lang w:val="en-US"/>
        </w:rPr>
        <w:t>Mirjam</w:t>
      </w:r>
      <w:r>
        <w:rPr>
          <w:lang w:val="en-US"/>
        </w:rPr>
        <w:t xml:space="preserve"> </w:t>
      </w:r>
      <w:r>
        <w:rPr>
          <w:rStyle w:val="Surname"/>
          <w:lang w:val="en-US"/>
        </w:rPr>
        <w:t>Ernestus</w:t>
      </w:r>
      <w:r>
        <w:rPr>
          <w:lang w:val="en-US"/>
        </w:rPr>
        <w:t xml:space="preserve"> and </w:t>
      </w:r>
      <w:r>
        <w:rPr>
          <w:rStyle w:val="Givennames"/>
          <w:lang w:val="en-US"/>
        </w:rPr>
        <w:t>R. Harald</w:t>
      </w:r>
      <w:r>
        <w:rPr>
          <w:lang w:val="en-US"/>
        </w:rPr>
        <w:t xml:space="preserve"> </w:t>
      </w:r>
      <w:r>
        <w:rPr>
          <w:rStyle w:val="Surname"/>
          <w:lang w:val="en-US"/>
        </w:rPr>
        <w:t>Baayen</w:t>
      </w:r>
      <w:r>
        <w:rPr>
          <w:lang w:val="en-US"/>
        </w:rPr>
        <w:t xml:space="preserve"> (</w:t>
      </w:r>
      <w:r>
        <w:rPr>
          <w:rStyle w:val="Year"/>
          <w:lang w:val="en-US"/>
        </w:rPr>
        <w:t>2021)</w:t>
      </w:r>
      <w:r>
        <w:rPr>
          <w:lang w:val="en-US"/>
        </w:rPr>
        <w:t xml:space="preserve">. </w:t>
      </w:r>
      <w:r>
        <w:rPr>
          <w:rStyle w:val="Articletitle"/>
          <w:lang w:val="en-US"/>
        </w:rPr>
        <w:t>Phonetic effects of morphology and context: Modeling the duration of word-finals in english with naïve discriminative learning.</w:t>
      </w:r>
      <w:r>
        <w:rPr>
          <w:lang w:val="en-US"/>
        </w:rPr>
        <w:t xml:space="preserve"> </w:t>
      </w:r>
      <w:r>
        <w:rPr>
          <w:rStyle w:val="Source"/>
          <w:i/>
          <w:iCs/>
          <w:lang w:val="en-US"/>
        </w:rPr>
        <w:t>Journal of Linguistics</w:t>
      </w:r>
      <w:r>
        <w:rPr>
          <w:lang w:val="en-US"/>
        </w:rPr>
        <w:t xml:space="preserve">. </w:t>
      </w:r>
      <w:r>
        <w:rPr>
          <w:rStyle w:val="Publishername"/>
          <w:lang w:val="en-US"/>
        </w:rPr>
        <w:t>Cambridge University Press</w:t>
      </w:r>
      <w:r>
        <w:rPr>
          <w:lang w:val="en-US"/>
        </w:rPr>
        <w:t xml:space="preserve"> </w:t>
      </w:r>
      <w:r>
        <w:rPr>
          <w:rStyle w:val="Volume"/>
          <w:lang w:val="en-US"/>
        </w:rPr>
        <w:t>57</w:t>
      </w:r>
      <w:r>
        <w:rPr>
          <w:lang w:val="en-US"/>
        </w:rPr>
        <w:t>.</w:t>
      </w:r>
      <w:r>
        <w:rPr>
          <w:rStyle w:val="Issue"/>
          <w:lang w:val="en-US"/>
        </w:rPr>
        <w:t>1,</w:t>
      </w:r>
      <w:r>
        <w:rPr>
          <w:lang w:val="en-US"/>
        </w:rPr>
        <w:t xml:space="preserve"> </w:t>
      </w:r>
      <w:r>
        <w:rPr>
          <w:rStyle w:val="Fpage"/>
          <w:lang w:val="en-US"/>
        </w:rPr>
        <w:t>123</w:t>
      </w:r>
      <w:r>
        <w:rPr>
          <w:lang w:val="en-US"/>
        </w:rPr>
        <w:t>–</w:t>
      </w:r>
      <w:r>
        <w:rPr>
          <w:rStyle w:val="Lpage"/>
          <w:lang w:val="en-US"/>
        </w:rPr>
        <w:t>161</w:t>
      </w:r>
      <w:r>
        <w:rPr>
          <w:lang w:val="en-US"/>
        </w:rPr>
        <w:t xml:space="preserve">. </w:t>
      </w:r>
      <w:hyperlink r:id="rId31">
        <w:r>
          <w:rPr>
            <w:rStyle w:val="Uri"/>
            <w:lang w:val="en-US"/>
          </w:rPr>
          <w:t>https://doi.org/10.1017/S0022226719000203</w:t>
        </w:r>
      </w:hyperlink>
      <w:r>
        <w:rPr>
          <w:rStyle w:val="Uri"/>
          <w:lang w:val="en-US"/>
        </w:rPr>
        <w:t>.</w:t>
      </w:r>
    </w:p>
    <w:p>
      <w:pPr>
        <w:pStyle w:val="Reference"/>
        <w:rPr>
          <w:lang w:val="en-US"/>
        </w:rPr>
      </w:pPr>
      <w:r>
        <w:rPr>
          <w:rStyle w:val="Surname"/>
          <w:lang w:val="en-US"/>
        </w:rPr>
        <w:t>Tomaschek</w:t>
      </w:r>
      <w:r>
        <w:rPr>
          <w:lang w:val="en-US"/>
        </w:rPr>
        <w:t xml:space="preserve">, </w:t>
      </w:r>
      <w:r>
        <w:rPr>
          <w:rStyle w:val="Givennames"/>
          <w:lang w:val="en-US"/>
        </w:rPr>
        <w:t>Fabian</w:t>
      </w:r>
      <w:r>
        <w:rPr>
          <w:lang w:val="en-US"/>
        </w:rPr>
        <w:t xml:space="preserve">, </w:t>
      </w:r>
      <w:r>
        <w:rPr>
          <w:rStyle w:val="Givennames"/>
          <w:lang w:val="en-US"/>
        </w:rPr>
        <w:t>Benjamin V</w:t>
      </w:r>
      <w:r>
        <w:rPr>
          <w:lang w:val="en-US"/>
        </w:rPr>
        <w:t xml:space="preserve">. </w:t>
      </w:r>
      <w:r>
        <w:rPr>
          <w:rStyle w:val="Surname"/>
          <w:lang w:val="en-US"/>
        </w:rPr>
        <w:t>Tucker</w:t>
      </w:r>
      <w:r>
        <w:rPr>
          <w:lang w:val="en-US"/>
        </w:rPr>
        <w:t xml:space="preserve">, </w:t>
      </w:r>
      <w:r>
        <w:rPr>
          <w:rStyle w:val="Givennames"/>
          <w:lang w:val="en-US"/>
        </w:rPr>
        <w:t>Matteo</w:t>
      </w:r>
      <w:r>
        <w:rPr>
          <w:lang w:val="en-US"/>
        </w:rPr>
        <w:t xml:space="preserve"> </w:t>
      </w:r>
      <w:r>
        <w:rPr>
          <w:rStyle w:val="Surname"/>
          <w:lang w:val="en-US"/>
        </w:rPr>
        <w:t>Fasiolo</w:t>
      </w:r>
      <w:r>
        <w:rPr>
          <w:lang w:val="en-US"/>
        </w:rPr>
        <w:t xml:space="preserve"> and </w:t>
      </w:r>
      <w:r>
        <w:rPr>
          <w:rStyle w:val="Givennames"/>
          <w:lang w:val="en-US"/>
        </w:rPr>
        <w:t>R. Harald</w:t>
      </w:r>
      <w:r>
        <w:rPr>
          <w:lang w:val="en-US"/>
        </w:rPr>
        <w:t xml:space="preserve"> </w:t>
      </w:r>
      <w:r>
        <w:rPr>
          <w:rStyle w:val="Surname"/>
          <w:lang w:val="en-US"/>
        </w:rPr>
        <w:t>Baayen</w:t>
      </w:r>
      <w:r>
        <w:rPr>
          <w:lang w:val="en-US"/>
        </w:rPr>
        <w:t xml:space="preserve"> (</w:t>
      </w:r>
      <w:r>
        <w:rPr>
          <w:rStyle w:val="Year"/>
          <w:lang w:val="en-US"/>
        </w:rPr>
        <w:t>2018)</w:t>
      </w:r>
      <w:r>
        <w:rPr>
          <w:lang w:val="en-US"/>
        </w:rPr>
        <w:t xml:space="preserve">. </w:t>
      </w:r>
      <w:r>
        <w:rPr>
          <w:rStyle w:val="Articletitle"/>
          <w:lang w:val="en-US"/>
        </w:rPr>
        <w:t xml:space="preserve">Practice makes perfect: The consequences of lexical proficiency for articulation: Linguistics </w:t>
      </w:r>
      <w:r>
        <w:rPr>
          <w:rStyle w:val="Source"/>
          <w:lang w:val="en-US"/>
        </w:rPr>
        <w:t>Vanguard 4(s2).</w:t>
      </w:r>
      <w:r>
        <w:rPr>
          <w:lang w:val="en-US"/>
        </w:rPr>
        <w:t xml:space="preserve"> 20170018. </w:t>
      </w:r>
      <w:hyperlink r:id="rId32">
        <w:r>
          <w:rPr>
            <w:rStyle w:val="Uri"/>
            <w:lang w:val="en-US"/>
          </w:rPr>
          <w:t>https://doi.org/doi:10.1515/lingvan-2017-0018</w:t>
        </w:r>
      </w:hyperlink>
      <w:r>
        <w:rPr>
          <w:rStyle w:val="Uri"/>
          <w:lang w:val="en-US"/>
        </w:rPr>
        <w:t>.</w:t>
      </w:r>
    </w:p>
    <w:p>
      <w:pPr>
        <w:pStyle w:val="Reference"/>
        <w:rPr>
          <w:lang w:val="en-US"/>
        </w:rPr>
      </w:pPr>
      <w:r>
        <w:rPr>
          <w:rStyle w:val="Surname"/>
          <w:lang w:val="en-US"/>
        </w:rPr>
        <w:t>Trott</w:t>
      </w:r>
      <w:r>
        <w:rPr>
          <w:lang w:val="en-US"/>
        </w:rPr>
        <w:t xml:space="preserve">, </w:t>
      </w:r>
      <w:r>
        <w:rPr>
          <w:rStyle w:val="Givennames"/>
          <w:lang w:val="en-US"/>
        </w:rPr>
        <w:t>Sean</w:t>
      </w:r>
      <w:r>
        <w:rPr>
          <w:lang w:val="en-US"/>
        </w:rPr>
        <w:t xml:space="preserve"> and </w:t>
      </w:r>
      <w:r>
        <w:rPr>
          <w:rStyle w:val="Givennames"/>
          <w:lang w:val="en-US"/>
        </w:rPr>
        <w:t>Benjamin</w:t>
      </w:r>
      <w:r>
        <w:rPr>
          <w:lang w:val="en-US"/>
        </w:rPr>
        <w:t xml:space="preserve"> </w:t>
      </w:r>
      <w:r>
        <w:rPr>
          <w:rStyle w:val="Surname"/>
          <w:lang w:val="en-US"/>
        </w:rPr>
        <w:t>Bergen</w:t>
      </w:r>
      <w:r>
        <w:rPr>
          <w:lang w:val="en-US"/>
        </w:rPr>
        <w:t xml:space="preserve"> (</w:t>
      </w:r>
      <w:r>
        <w:rPr>
          <w:rStyle w:val="Year"/>
          <w:lang w:val="en-US"/>
        </w:rPr>
        <w:t>2020)</w:t>
      </w:r>
      <w:r>
        <w:rPr>
          <w:lang w:val="en-US"/>
        </w:rPr>
        <w:t xml:space="preserve">. </w:t>
      </w:r>
      <w:r>
        <w:rPr>
          <w:rStyle w:val="Articletitle"/>
          <w:lang w:val="en-US"/>
        </w:rPr>
        <w:t>Why do human languages have homophones?</w:t>
      </w:r>
      <w:r>
        <w:rPr>
          <w:lang w:val="en-US"/>
        </w:rPr>
        <w:t xml:space="preserve"> </w:t>
      </w:r>
      <w:r>
        <w:rPr>
          <w:rStyle w:val="Source"/>
          <w:i/>
          <w:iCs/>
          <w:lang w:val="en-US"/>
        </w:rPr>
        <w:t>Cognition</w:t>
      </w:r>
      <w:r>
        <w:rPr>
          <w:lang w:val="en-US"/>
        </w:rPr>
        <w:t xml:space="preserve"> </w:t>
      </w:r>
      <w:r>
        <w:rPr>
          <w:rStyle w:val="Volume"/>
          <w:lang w:val="en-US"/>
        </w:rPr>
        <w:t>205</w:t>
      </w:r>
      <w:r>
        <w:rPr>
          <w:lang w:val="en-US"/>
        </w:rPr>
        <w:t xml:space="preserve">. 104449. </w:t>
      </w:r>
      <w:hyperlink r:id="rId33">
        <w:r>
          <w:rPr>
            <w:rStyle w:val="Uri"/>
            <w:lang w:val="en-US"/>
          </w:rPr>
          <w:t>https://doi.org/10.1016/j.cognition.2020.104449</w:t>
        </w:r>
      </w:hyperlink>
      <w:r>
        <w:rPr>
          <w:rStyle w:val="Uri"/>
          <w:lang w:val="en-US"/>
        </w:rPr>
        <w:t xml:space="preserve">. </w:t>
      </w:r>
      <w:hyperlink r:id="rId34">
        <w:r>
          <w:rPr>
            <w:rStyle w:val="Uri"/>
            <w:lang w:val="en-US"/>
          </w:rPr>
          <w:t>https://www.sciencedirect.com/science/article/pii/S0010027720302687</w:t>
        </w:r>
      </w:hyperlink>
      <w:r>
        <w:rPr>
          <w:rStyle w:val="Uri"/>
          <w:lang w:val="en-US"/>
        </w:rPr>
        <w:t>.</w:t>
      </w:r>
    </w:p>
    <w:p>
      <w:pPr>
        <w:pStyle w:val="Reference"/>
        <w:rPr>
          <w:lang w:val="en-US"/>
        </w:rPr>
      </w:pPr>
      <w:r>
        <w:rPr>
          <w:rStyle w:val="Surname"/>
          <w:lang w:val="en-US"/>
        </w:rPr>
        <w:t>Wasow</w:t>
      </w:r>
      <w:r>
        <w:rPr>
          <w:lang w:val="en-US"/>
        </w:rPr>
        <w:t xml:space="preserve">, </w:t>
      </w:r>
      <w:r>
        <w:rPr>
          <w:rStyle w:val="Givennames"/>
          <w:lang w:val="en-US"/>
        </w:rPr>
        <w:t>Thomas</w:t>
      </w:r>
      <w:r>
        <w:rPr>
          <w:lang w:val="en-US"/>
        </w:rPr>
        <w:t xml:space="preserve"> (</w:t>
      </w:r>
      <w:r>
        <w:rPr>
          <w:rStyle w:val="Year"/>
          <w:lang w:val="en-US"/>
        </w:rPr>
        <w:t>2015)</w:t>
      </w:r>
      <w:r>
        <w:rPr>
          <w:lang w:val="en-US"/>
        </w:rPr>
        <w:t xml:space="preserve">. </w:t>
      </w:r>
      <w:r>
        <w:rPr>
          <w:rStyle w:val="Chaptertitle"/>
          <w:lang w:val="en-US"/>
        </w:rPr>
        <w:t>Ambiguity avoidance is overrated</w:t>
      </w:r>
      <w:r>
        <w:rPr>
          <w:lang w:val="en-US"/>
        </w:rPr>
        <w:t xml:space="preserve">. In </w:t>
      </w:r>
      <w:r>
        <w:rPr>
          <w:rStyle w:val="Givennames"/>
          <w:lang w:val="en-US"/>
        </w:rPr>
        <w:t>Susanne</w:t>
      </w:r>
      <w:r>
        <w:rPr>
          <w:lang w:val="en-US"/>
        </w:rPr>
        <w:t xml:space="preserve"> </w:t>
      </w:r>
      <w:r>
        <w:rPr>
          <w:rStyle w:val="Surname"/>
          <w:lang w:val="en-US"/>
        </w:rPr>
        <w:t>Winkler</w:t>
      </w:r>
      <w:r>
        <w:rPr>
          <w:lang w:val="en-US"/>
        </w:rPr>
        <w:t xml:space="preserve"> (ed.), </w:t>
      </w:r>
      <w:r>
        <w:rPr>
          <w:rStyle w:val="Source"/>
          <w:i/>
          <w:iCs/>
          <w:lang w:val="en-US"/>
        </w:rPr>
        <w:t>Ambiguity</w:t>
      </w:r>
      <w:r>
        <w:rPr>
          <w:lang w:val="en-US"/>
        </w:rPr>
        <w:t xml:space="preserve">, </w:t>
      </w:r>
      <w:r>
        <w:rPr>
          <w:rStyle w:val="Fpage"/>
          <w:lang w:val="en-US"/>
        </w:rPr>
        <w:t>29</w:t>
      </w:r>
      <w:r>
        <w:rPr>
          <w:lang w:val="en-US"/>
        </w:rPr>
        <w:t>–</w:t>
      </w:r>
      <w:r>
        <w:rPr>
          <w:rStyle w:val="Lpage"/>
          <w:lang w:val="en-US"/>
        </w:rPr>
        <w:t>48</w:t>
      </w:r>
      <w:r>
        <w:rPr>
          <w:rStyle w:val="Publishername"/>
          <w:lang w:val="en-US"/>
        </w:rPr>
        <w:t>. De Gruyter</w:t>
      </w:r>
      <w:r>
        <w:rPr>
          <w:lang w:val="en-US"/>
        </w:rPr>
        <w:t xml:space="preserve">. </w:t>
      </w:r>
      <w:hyperlink r:id="rId35">
        <w:r>
          <w:rPr>
            <w:rStyle w:val="Uri"/>
            <w:lang w:val="en-US"/>
          </w:rPr>
          <w:t>https://doi.org/10.1515/9783110403589-003</w:t>
        </w:r>
      </w:hyperlink>
      <w:r>
        <w:rPr>
          <w:rStyle w:val="Uri"/>
          <w:lang w:val="en-US"/>
        </w:rPr>
        <w:t>.</w:t>
      </w:r>
    </w:p>
    <w:p>
      <w:pPr>
        <w:pStyle w:val="Reference"/>
        <w:rPr>
          <w:rStyle w:val="Uri"/>
          <w:lang w:val="en-US"/>
        </w:rPr>
      </w:pPr>
      <w:r>
        <w:rPr>
          <w:rStyle w:val="Surname"/>
          <w:lang w:val="en-US"/>
        </w:rPr>
        <w:t>Wickham</w:t>
      </w:r>
      <w:r>
        <w:rPr>
          <w:lang w:val="en-US"/>
        </w:rPr>
        <w:t xml:space="preserve">, </w:t>
      </w:r>
      <w:r>
        <w:rPr>
          <w:rStyle w:val="Givennames"/>
          <w:lang w:val="en-US"/>
        </w:rPr>
        <w:t>Hadley</w:t>
      </w:r>
      <w:r>
        <w:rPr>
          <w:lang w:val="en-US"/>
        </w:rPr>
        <w:t xml:space="preserve"> (</w:t>
      </w:r>
      <w:r>
        <w:rPr>
          <w:rStyle w:val="Year"/>
          <w:lang w:val="en-US"/>
        </w:rPr>
        <w:t>2016)</w:t>
      </w:r>
      <w:r>
        <w:rPr>
          <w:lang w:val="en-US"/>
        </w:rPr>
        <w:t xml:space="preserve">. </w:t>
      </w:r>
      <w:r>
        <w:rPr>
          <w:rStyle w:val="Source"/>
          <w:i/>
          <w:iCs/>
          <w:lang w:val="en-US"/>
        </w:rPr>
        <w:t>ggplot2: Elegant graphics for data analysis.</w:t>
      </w:r>
      <w:r>
        <w:rPr>
          <w:lang w:val="en-US"/>
        </w:rPr>
        <w:t xml:space="preserve"> </w:t>
      </w:r>
      <w:r>
        <w:rPr>
          <w:rStyle w:val="Publisherloc"/>
          <w:lang w:val="en-US"/>
        </w:rPr>
        <w:t>New York</w:t>
      </w:r>
      <w:r>
        <w:rPr>
          <w:rStyle w:val="Publishername"/>
          <w:lang w:val="en-US"/>
        </w:rPr>
        <w:t>: Springer-Verlag</w:t>
      </w:r>
      <w:r>
        <w:rPr>
          <w:lang w:val="en-US"/>
        </w:rPr>
        <w:t xml:space="preserve">. </w:t>
      </w:r>
      <w:hyperlink r:id="rId36">
        <w:r>
          <w:rPr>
            <w:rStyle w:val="Uri"/>
            <w:lang w:val="en-US"/>
          </w:rPr>
          <w:t>https://ggplot2.tidyverse.org</w:t>
        </w:r>
      </w:hyperlink>
      <w:r>
        <w:rPr>
          <w:rStyle w:val="Uri"/>
          <w:lang w:val="en-US"/>
        </w:rPr>
        <w:t>.</w:t>
      </w:r>
    </w:p>
    <w:p>
      <w:pPr>
        <w:pStyle w:val="Reference"/>
        <w:rPr>
          <w:lang w:val="en-US"/>
        </w:rPr>
      </w:pPr>
      <w:r>
        <w:rPr>
          <w:rStyle w:val="Surname"/>
          <w:lang w:val="en-US"/>
        </w:rPr>
        <w:t>Wiedemann</w:t>
      </w:r>
      <w:r>
        <w:rPr>
          <w:lang w:val="en-US"/>
        </w:rPr>
        <w:t xml:space="preserve">, </w:t>
      </w:r>
      <w:r>
        <w:rPr>
          <w:rStyle w:val="Givennames"/>
          <w:lang w:val="en-US"/>
        </w:rPr>
        <w:t>Gregor</w:t>
      </w:r>
      <w:r>
        <w:rPr>
          <w:lang w:val="en-US"/>
        </w:rPr>
        <w:t xml:space="preserve">, </w:t>
      </w:r>
      <w:r>
        <w:rPr>
          <w:rStyle w:val="Givennames"/>
          <w:lang w:val="en-US"/>
        </w:rPr>
        <w:t>Steffen</w:t>
      </w:r>
      <w:r>
        <w:rPr>
          <w:lang w:val="en-US"/>
        </w:rPr>
        <w:t xml:space="preserve"> </w:t>
      </w:r>
      <w:r>
        <w:rPr>
          <w:rStyle w:val="Surname"/>
          <w:lang w:val="en-US"/>
        </w:rPr>
        <w:t>Remus</w:t>
      </w:r>
      <w:r>
        <w:rPr>
          <w:lang w:val="en-US"/>
        </w:rPr>
        <w:t xml:space="preserve">, </w:t>
      </w:r>
      <w:r>
        <w:rPr>
          <w:rStyle w:val="Givennames"/>
          <w:lang w:val="en-US"/>
        </w:rPr>
        <w:t>Avi</w:t>
      </w:r>
      <w:r>
        <w:rPr>
          <w:lang w:val="en-US"/>
        </w:rPr>
        <w:t xml:space="preserve"> </w:t>
      </w:r>
      <w:r>
        <w:rPr>
          <w:rStyle w:val="Surname"/>
          <w:lang w:val="en-US"/>
        </w:rPr>
        <w:t>Chawla</w:t>
      </w:r>
      <w:r>
        <w:rPr>
          <w:lang w:val="en-US"/>
        </w:rPr>
        <w:t xml:space="preserve"> and </w:t>
      </w:r>
      <w:r>
        <w:rPr>
          <w:rStyle w:val="Givennames"/>
          <w:lang w:val="en-US"/>
        </w:rPr>
        <w:t>Chris</w:t>
      </w:r>
      <w:r>
        <w:rPr>
          <w:lang w:val="en-US"/>
        </w:rPr>
        <w:t xml:space="preserve"> </w:t>
      </w:r>
      <w:r>
        <w:rPr>
          <w:rStyle w:val="Surname"/>
          <w:lang w:val="en-US"/>
        </w:rPr>
        <w:t>Biemann</w:t>
      </w:r>
      <w:r>
        <w:rPr>
          <w:lang w:val="en-US"/>
        </w:rPr>
        <w:t xml:space="preserve"> (</w:t>
      </w:r>
      <w:r>
        <w:rPr>
          <w:rStyle w:val="Year"/>
          <w:lang w:val="en-US"/>
        </w:rPr>
        <w:t>2019)</w:t>
      </w:r>
      <w:r>
        <w:rPr>
          <w:lang w:val="en-US"/>
        </w:rPr>
        <w:t xml:space="preserve">. </w:t>
      </w:r>
      <w:r>
        <w:rPr>
          <w:rStyle w:val="Articletitle"/>
          <w:lang w:val="en-US"/>
        </w:rPr>
        <w:t>Does BERT make any sense? Interpretable word sense disambiguation with contextualized embeddings.</w:t>
      </w:r>
      <w:r>
        <w:rPr>
          <w:lang w:val="en-US"/>
        </w:rPr>
        <w:t xml:space="preserve"> arXiv preprint arXiv:1909.10430.</w:t>
      </w:r>
    </w:p>
    <w:p>
      <w:pPr>
        <w:pStyle w:val="Reference"/>
        <w:rPr>
          <w:lang w:val="en-US"/>
        </w:rPr>
      </w:pPr>
      <w:r>
        <w:rPr>
          <w:rStyle w:val="Surname"/>
          <w:lang w:val="en-US"/>
        </w:rPr>
        <w:t>Yung</w:t>
      </w:r>
      <w:r>
        <w:rPr>
          <w:lang w:val="en-US"/>
        </w:rPr>
        <w:t xml:space="preserve"> </w:t>
      </w:r>
      <w:r>
        <w:rPr>
          <w:rStyle w:val="Surname"/>
          <w:lang w:val="en-US"/>
        </w:rPr>
        <w:t>Song</w:t>
      </w:r>
      <w:r>
        <w:rPr>
          <w:lang w:val="en-US"/>
        </w:rPr>
        <w:t xml:space="preserve">, </w:t>
      </w:r>
      <w:r>
        <w:rPr>
          <w:rStyle w:val="Givennames"/>
          <w:lang w:val="en-US"/>
        </w:rPr>
        <w:t>Jae</w:t>
      </w:r>
      <w:r>
        <w:rPr>
          <w:lang w:val="en-US"/>
        </w:rPr>
        <w:t xml:space="preserve">, </w:t>
      </w:r>
      <w:r>
        <w:rPr>
          <w:rStyle w:val="Givennames"/>
          <w:lang w:val="en-US"/>
        </w:rPr>
        <w:t>Katherine</w:t>
      </w:r>
      <w:r>
        <w:rPr>
          <w:lang w:val="en-US"/>
        </w:rPr>
        <w:t xml:space="preserve"> </w:t>
      </w:r>
      <w:r>
        <w:rPr>
          <w:rStyle w:val="Surname"/>
          <w:lang w:val="en-US"/>
        </w:rPr>
        <w:t>Demuth</w:t>
      </w:r>
      <w:r>
        <w:rPr>
          <w:lang w:val="en-US"/>
        </w:rPr>
        <w:t xml:space="preserve">, </w:t>
      </w:r>
      <w:r>
        <w:rPr>
          <w:rStyle w:val="Givennames"/>
          <w:lang w:val="en-US"/>
        </w:rPr>
        <w:t>Karen</w:t>
      </w:r>
      <w:r>
        <w:rPr>
          <w:lang w:val="en-US"/>
        </w:rPr>
        <w:t xml:space="preserve"> </w:t>
      </w:r>
      <w:r>
        <w:rPr>
          <w:rStyle w:val="Surname"/>
          <w:lang w:val="en-US"/>
        </w:rPr>
        <w:t>Evans</w:t>
      </w:r>
      <w:r>
        <w:rPr>
          <w:lang w:val="en-US"/>
        </w:rPr>
        <w:t xml:space="preserve"> and </w:t>
      </w:r>
      <w:r>
        <w:rPr>
          <w:rStyle w:val="Givennames"/>
          <w:lang w:val="en-US"/>
        </w:rPr>
        <w:t>Stefanie</w:t>
      </w:r>
      <w:r>
        <w:rPr>
          <w:lang w:val="en-US"/>
        </w:rPr>
        <w:t xml:space="preserve"> </w:t>
      </w:r>
      <w:r>
        <w:rPr>
          <w:rStyle w:val="Surname"/>
          <w:lang w:val="en-US"/>
        </w:rPr>
        <w:t>Shattuck-Hufnagel</w:t>
      </w:r>
      <w:r>
        <w:rPr>
          <w:lang w:val="en-US"/>
        </w:rPr>
        <w:t xml:space="preserve"> (</w:t>
      </w:r>
      <w:r>
        <w:rPr>
          <w:rStyle w:val="Year"/>
          <w:lang w:val="en-US"/>
        </w:rPr>
        <w:t>2013)</w:t>
      </w:r>
      <w:r>
        <w:rPr>
          <w:lang w:val="en-US"/>
        </w:rPr>
        <w:t xml:space="preserve">. </w:t>
      </w:r>
      <w:r>
        <w:rPr>
          <w:rStyle w:val="Articletitle"/>
          <w:lang w:val="en-US"/>
        </w:rPr>
        <w:t>Durational cues to fricative codas in 2-year-olds’ american english: Voicing and morphemic factors</w:t>
      </w:r>
      <w:r>
        <w:rPr>
          <w:lang w:val="en-US"/>
        </w:rPr>
        <w:t xml:space="preserve">. </w:t>
      </w:r>
      <w:r>
        <w:rPr>
          <w:rStyle w:val="Source"/>
          <w:i/>
          <w:iCs/>
          <w:lang w:val="en-US"/>
        </w:rPr>
        <w:t xml:space="preserve">The Journal of the Acoustical Society of America. Acoustical Society of America </w:t>
      </w:r>
      <w:r>
        <w:rPr>
          <w:rStyle w:val="Volume"/>
          <w:lang w:val="en-US"/>
        </w:rPr>
        <w:t>133</w:t>
      </w:r>
      <w:r>
        <w:rPr>
          <w:lang w:val="en-US"/>
        </w:rPr>
        <w:t>.</w:t>
      </w:r>
      <w:r>
        <w:rPr>
          <w:rStyle w:val="Issue"/>
          <w:lang w:val="en-US"/>
        </w:rPr>
        <w:t>5</w:t>
      </w:r>
      <w:r>
        <w:rPr>
          <w:lang w:val="en-US"/>
        </w:rPr>
        <w:t xml:space="preserve">, </w:t>
      </w:r>
      <w:r>
        <w:rPr>
          <w:rStyle w:val="Fpage"/>
          <w:lang w:val="en-US"/>
        </w:rPr>
        <w:t>2931</w:t>
      </w:r>
      <w:r>
        <w:rPr>
          <w:lang w:val="en-US"/>
        </w:rPr>
        <w:t>–</w:t>
      </w:r>
      <w:r>
        <w:rPr>
          <w:rStyle w:val="Lpage"/>
          <w:lang w:val="en-US"/>
        </w:rPr>
        <w:t>2946</w:t>
      </w:r>
      <w:r>
        <w:rPr>
          <w:lang w:val="en-US"/>
        </w:rPr>
        <w:t>.</w:t>
      </w:r>
    </w:p>
    <w:p>
      <w:pPr>
        <w:pStyle w:val="Reference"/>
        <w:rPr>
          <w:lang w:val="en-US"/>
        </w:rPr>
      </w:pPr>
      <w:r>
        <w:rPr>
          <w:rStyle w:val="Surname"/>
          <w:lang w:val="en-US"/>
        </w:rPr>
        <w:t>Zimmermann</w:t>
      </w:r>
      <w:r>
        <w:rPr>
          <w:lang w:val="en-US"/>
        </w:rPr>
        <w:t xml:space="preserve">, </w:t>
      </w:r>
      <w:r>
        <w:rPr>
          <w:rStyle w:val="Givennames"/>
          <w:lang w:val="en-US"/>
        </w:rPr>
        <w:t>Richard</w:t>
      </w:r>
      <w:r>
        <w:rPr>
          <w:lang w:val="en-US"/>
        </w:rPr>
        <w:t xml:space="preserve"> (</w:t>
      </w:r>
      <w:r>
        <w:rPr>
          <w:rStyle w:val="Year"/>
          <w:lang w:val="en-US"/>
        </w:rPr>
        <w:t>2020)</w:t>
      </w:r>
      <w:r>
        <w:rPr>
          <w:lang w:val="en-US"/>
        </w:rPr>
        <w:t xml:space="preserve">. </w:t>
      </w:r>
      <w:r>
        <w:rPr>
          <w:rStyle w:val="Articletitle"/>
          <w:lang w:val="en-US"/>
        </w:rPr>
        <w:t xml:space="preserve">Word growth dispersion—a single corpus part measure of lexical dispersion. </w:t>
      </w:r>
      <w:r>
        <w:rPr>
          <w:rStyle w:val="Comment"/>
          <w:lang w:val="en-US"/>
        </w:rPr>
        <w:t>Paper presented at ICAME41 Heidelberg</w:t>
      </w:r>
      <w:r>
        <w:rPr>
          <w:lang w:val="en-US"/>
        </w:rPr>
        <w:t xml:space="preserve">. </w:t>
      </w:r>
      <w:hyperlink r:id="rId37">
        <w:r>
          <w:rPr>
            <w:rStyle w:val="Uri"/>
            <w:lang w:val="en-US"/>
          </w:rPr>
          <w:t>https://www.youtube.com/watch?v=k8etOvRcF4c</w:t>
        </w:r>
      </w:hyperlink>
      <w:r>
        <w:rPr>
          <w:rStyle w:val="Uri"/>
          <w:lang w:val="en-US"/>
        </w:rPr>
        <w:t>.</w:t>
      </w:r>
    </w:p>
    <w:sectPr>
      <w:headerReference w:type="even" r:id="rId38"/>
      <w:headerReference w:type="default" r:id="rId39"/>
      <w:headerReference w:type="first" r:id="rId40"/>
      <w:footnotePr>
        <w:numFmt w:val="decimal"/>
      </w:footnotePr>
      <w:type w:val="nextPage"/>
      <w:pgSz w:w="8789" w:h="13039"/>
      <w:pgMar w:left="1021" w:right="1191" w:gutter="0" w:header="510" w:top="1191" w:footer="0" w:bottom="1446"/>
      <w:pgNumType w:fmt="decimal"/>
      <w:formProt w:val="false"/>
      <w:titlePg/>
      <w:textDirection w:val="lrTb"/>
      <w:docGrid w:type="default" w:linePitch="360" w:charSpace="0"/>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Lee, Yoo Yung" w:date="2021-09-01T00:16:00Z" w:initials="LYY">
    <w:p w14:paraId="01000000">
      <w:r>
        <w:rPr>
          <w:rFonts w:ascii="Liberation Serif" w:hAnsi="Liberation Serif" w:eastAsia="Tahoma" w:cs="Tahoma"/>
          <w:color w:val="auto"/>
          <w:lang w:val="en-US" w:eastAsia="en-US" w:bidi="en-US"/>
        </w:rPr>
        <w:t>Abstract is missing.</w:t>
      </w:r>
    </w:p>
  </w:comment>
  <w:comment w:id="1" w:author="Anatol Stefanowitsch" w:date="2021-09-06T09:05:00Z" w:initials="AS">
    <w:p w14:paraId="02000000">
      <w:r>
        <w:rPr>
          <w:rFonts w:ascii="Times New Roman" w:hAnsi="Times New Roman" w:eastAsia="맑은 고딕" w:cs="Times New Roman"/>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0"/>
          <w:u w:val="none"/>
          <w:vertAlign w:val="baseline"/>
          <w:em w:val="none"/>
          <w:lang w:val="en-US" w:eastAsia="de-DE" w:bidi="ar-SA"/>
        </w:rPr>
        <w:t>Was soll hier stehen?</w:t>
      </w:r>
    </w:p>
  </w:comment>
  <w:comment w:id="2" w:author="Anatol Stefanowitsch" w:date="2021-09-06T09:11:23Z" w:initials="AS">
    <w:p>
      <w:r>
        <w:rPr>
          <w:rFonts w:ascii="Times New Roman" w:hAnsi="Times New Roman" w:eastAsia="맑은 고딕" w:cs="Times New Roman"/>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0"/>
          <w:u w:val="none"/>
          <w:vertAlign w:val="baseline"/>
          <w:em w:val="none"/>
          <w:lang w:val="en-US" w:eastAsia="de-DE" w:bidi="ar-SA"/>
        </w:rPr>
        <w:t>If phonetic differences help to disambiguate, doesn't this mean that homonomy is LESS of a surface phenomenon?</w:t>
      </w:r>
    </w:p>
  </w:comment>
  <w:comment w:id="3" w:author="Anatol Stefanowitsch" w:date="2021-09-06T09:14:00Z" w:initials="AS">
    <w:p>
      <w:r>
        <w:rPr>
          <w:rFonts w:ascii="Times New Roman" w:hAnsi="Times New Roman" w:eastAsia="맑은 고딕" w:cs="Times New Roman"/>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0"/>
          <w:u w:val="none"/>
          <w:vertAlign w:val="baseline"/>
          <w:em w:val="none"/>
          <w:lang w:val="en-US" w:eastAsia="de-DE" w:bidi="ar-SA"/>
        </w:rPr>
        <w:t>Verstehe diesen Satz nicht – was wird hier “reinforced”? Die Ambiguität des Lexems?</w:t>
      </w:r>
    </w:p>
  </w:comment>
  <w:comment w:id="4" w:author="Anatol Stefanowitsch" w:date="2021-09-06T09:21:30Z" w:initials="AS">
    <w:p>
      <w:r>
        <w:rPr>
          <w:rFonts w:ascii="Times New Roman" w:hAnsi="Times New Roman" w:eastAsia="맑은 고딕" w:cs="Times New Roman"/>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0"/>
          <w:u w:val="none"/>
          <w:vertAlign w:val="baseline"/>
          <w:em w:val="none"/>
          <w:lang w:val="en-US" w:eastAsia="de-DE" w:bidi="ar-SA"/>
        </w:rPr>
        <w:t>verbal?</w:t>
      </w:r>
    </w:p>
  </w:comment>
  <w:comment w:id="5" w:author="Anatol Stefanowitsch" w:date="2021-09-06T09:22:29Z" w:initials="AS">
    <w:p>
      <w:r>
        <w:rPr>
          <w:rFonts w:ascii="Times New Roman" w:hAnsi="Times New Roman" w:eastAsia="맑은 고딕" w:cs="Times New Roman"/>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0"/>
          <w:u w:val="none"/>
          <w:vertAlign w:val="baseline"/>
          <w:em w:val="none"/>
          <w:lang w:val="en-US" w:eastAsia="de-DE" w:bidi="ar-SA"/>
        </w:rPr>
        <w:t>Verstehe ich nicht, wurde in beiden Fällen 1 subtrahiert?</w:t>
      </w:r>
    </w:p>
  </w:comment>
  <w:comment w:id="6" w:author="Anatol Stefanowitsch" w:date="2021-09-06T09:25:55Z" w:initials="AS">
    <w:p>
      <w:r>
        <w:rPr>
          <w:rFonts w:ascii="Times New Roman" w:hAnsi="Times New Roman" w:eastAsia="맑은 고딕" w:cs="Times New Roman"/>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0"/>
          <w:u w:val="none"/>
          <w:vertAlign w:val="baseline"/>
          <w:em w:val="none"/>
          <w:lang w:val="en-US" w:eastAsia="de-DE" w:bidi="ar-SA"/>
        </w:rPr>
        <w:t>Was ist hier mit “statistical repulsion” gemeint?</w:t>
      </w:r>
    </w:p>
  </w:comment>
  <w:comment w:id="7" w:author="Anatol Stefanowitsch" w:date="2021-09-06T09:47:22Z" w:initials="AS">
    <w:p>
      <w:r>
        <w:rPr>
          <w:rFonts w:ascii="Times New Roman" w:hAnsi="Times New Roman" w:eastAsia="맑은 고딕" w:cs="Times New Roman"/>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0"/>
          <w:u w:val="none"/>
          <w:vertAlign w:val="baseline"/>
          <w:em w:val="none"/>
          <w:lang w:val="en-US" w:eastAsia="de-DE" w:bidi="ar-SA"/>
        </w:rPr>
        <w:t>Was bedeutet hier “compatible”</w:t>
      </w:r>
    </w:p>
  </w:comment>
  <w:comment w:id="8" w:author="Anatol Stefanowitsch" w:date="2021-09-06T09:50:14Z" w:initials="AS">
    <w:p>
      <w:r>
        <w:rPr>
          <w:rFonts w:ascii="Times New Roman" w:hAnsi="Times New Roman" w:eastAsia="맑은 고딕" w:cs="Times New Roman"/>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0"/>
          <w:u w:val="none"/>
          <w:vertAlign w:val="baseline"/>
          <w:em w:val="none"/>
          <w:lang w:val="en-US" w:eastAsia="de-DE" w:bidi="ar-SA"/>
        </w:rPr>
        <w:t>Verstehe ich nicht – was sind nominal uses of -ed?</w:t>
      </w:r>
    </w:p>
  </w:comment>
  <w:comment w:id="9" w:author="Anatol Stefanowitsch" w:date="2021-09-06T09:58:14Z" w:initials="AS">
    <w:p>
      <w:r>
        <w:rPr>
          <w:rFonts w:ascii="Times New Roman" w:hAnsi="Times New Roman" w:eastAsia="맑은 고딕" w:cs="Times New Roman"/>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0"/>
          <w:u w:val="none"/>
          <w:vertAlign w:val="baseline"/>
          <w:em w:val="none"/>
          <w:lang w:val="en-US" w:eastAsia="de-DE" w:bidi="ar-SA"/>
        </w:rPr>
        <w:t>Note to Yoo Yung: Don't start the sections with Figures – have at least one paragraph before the Figure (also relevant to the next few sections).</w:t>
      </w:r>
    </w:p>
  </w:comment>
  <w:comment w:id="10" w:author="Anatol Stefanowitsch" w:date="2021-09-06T10:00:29Z" w:initials="AS">
    <w:p>
      <w:r>
        <w:rPr>
          <w:rFonts w:ascii="Times New Roman" w:hAnsi="Times New Roman" w:eastAsia="맑은 고딕" w:cs="Times New Roman"/>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0"/>
          <w:u w:val="none"/>
          <w:vertAlign w:val="baseline"/>
          <w:em w:val="none"/>
          <w:lang w:val="en-US" w:eastAsia="de-DE" w:bidi="ar-SA"/>
        </w:rPr>
        <w:t>Diesen Satz verstehe ich nicht, bitte klarer formulieren.</w:t>
      </w:r>
    </w:p>
  </w:comment>
</w:comments>
</file>

<file path=word/commentsExtended.xml><?xml version="1.0" encoding="utf-8"?>
<w15:commentsEx xmlns:mc="http://schemas.openxmlformats.org/markup-compatibility/2006" xmlns:w15="http://schemas.microsoft.com/office/word/2012/wordml" mc:Ignorable="w15">
  <w15:commentEx w15:paraId="01000000" w15:done="1"/>
  <w15:commentEx w15:paraId="02000000" w15:done="1"/>
</w15:commentsEx>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Calibri">
    <w:charset w:val="01"/>
    <w:family w:val="roman"/>
    <w:pitch w:val="variable"/>
  </w:font>
  <w:font w:name="Arial">
    <w:charset w:val="01"/>
    <w:family w:val="roman"/>
    <w:pitch w:val="variable"/>
  </w:font>
  <w:font w:name="Cambria">
    <w:charset w:val="01"/>
    <w:family w:val="roman"/>
    <w:pitch w:val="variable"/>
  </w:font>
  <w:font w:name="Consolas">
    <w:charset w:val="01"/>
    <w:family w:val="roman"/>
    <w:pitch w:val="variable"/>
  </w:font>
  <w:font w:name="Liberation Sans">
    <w:altName w:val="Arial"/>
    <w:charset w:val="01"/>
    <w:family w:val="roman"/>
    <w:pitch w:val="variable"/>
  </w:font>
  <w:font w:name="Courier New">
    <w:charset w:val="01"/>
    <w:family w:val="roman"/>
    <w:pitch w:val="variable"/>
  </w:font>
  <w:font w:name="FreeMono">
    <w:charset w:val="01"/>
    <w:family w:val="roman"/>
    <w:pitch w:val="variable"/>
  </w:font>
  <w:font w:name="Times New Roman">
    <w:charset w:val="01"/>
    <w:family w:val="auto"/>
    <w:pitch w:val="variable"/>
  </w:font>
  <w:font w:name="Arial">
    <w:charset w:val="01"/>
    <w:family w:val="swiss"/>
    <w:pitch w:val="variable"/>
  </w:font>
</w:fonts>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pPr>
        <w:rPr>
          <w:sz w:val="12"/>
        </w:rPr>
      </w:pPr>
      <w:r/>
    </w:p>
  </w:footnote>
  <w:footnote w:id="1" w:type="continuationSeparator">
    <w:p>
      <w:pPr>
        <w:rPr>
          <w:sz w:val="12"/>
        </w:rPr>
      </w:pPr>
      <w:r/>
    </w:p>
  </w:footnote>
  <w:footnote w:id="2">
    <w:p>
      <w:pPr>
        <w:pStyle w:val="Footnote"/>
        <w:rPr>
          <w:lang w:val="en-US"/>
        </w:rPr>
      </w:pPr>
      <w:r>
        <w:rPr>
          <w:rStyle w:val="FootnoteCharacters"/>
        </w:rPr>
        <w:footnoteRef/>
      </w:r>
      <w:r>
        <w:rPr>
          <w:lang w:val="en-US"/>
        </w:rPr>
        <w:t xml:space="preserve"> </w:t>
      </w:r>
      <w:r>
        <w:rPr>
          <w:lang w:val="en-US"/>
        </w:rPr>
        <w:t>The data was preprocessed using the Corpus Workbench (</w:t>
      </w:r>
      <w:hyperlink w:anchor="ref-cwb">
        <w:r>
          <w:rPr>
            <w:rStyle w:val="InternetLink"/>
            <w:color w:val="auto"/>
            <w:lang w:val="en-US"/>
          </w:rPr>
          <w:t>Evert &amp; Hardie 2011</w:t>
        </w:r>
      </w:hyperlink>
      <w:r>
        <w:rPr>
          <w:lang w:val="en-US"/>
        </w:rPr>
        <w:t xml:space="preserve">), all </w:t>
      </w:r>
      <w:del w:id="110" w:author="Unknown Author" w:date="2021-09-06T11:22:39Z">
        <w:r>
          <w:rPr>
            <w:lang w:val="en-US"/>
          </w:rPr>
          <w:delText>ags</w:delText>
        </w:r>
      </w:del>
      <w:ins w:id="111" w:author="Unknown Author" w:date="2021-09-06T11:22:39Z">
        <w:r>
          <w:rPr>
            <w:rFonts w:eastAsia="맑은 고딕" w:cs="Times New Roman"/>
            <w:color w:val="auto"/>
            <w:kern w:val="0"/>
            <w:sz w:val="16"/>
            <w:szCs w:val="24"/>
            <w:lang w:val="en-US" w:eastAsia="de-DE" w:bidi="ar-SA"/>
            <w14:numSpacing w14:val="proportional"/>
          </w:rPr>
          <w:t>analyses</w:t>
        </w:r>
      </w:ins>
      <w:r>
        <w:rPr>
          <w:lang w:val="en-US"/>
        </w:rPr>
        <w:t xml:space="preserve"> were coded in R 4.1.0 (</w:t>
      </w:r>
      <w:hyperlink w:anchor="ref-R_base">
        <w:r>
          <w:rPr>
            <w:rStyle w:val="InternetLink"/>
            <w:color w:val="auto"/>
            <w:lang w:val="en-US"/>
          </w:rPr>
          <w:t>R Core Team 2021</w:t>
        </w:r>
      </w:hyperlink>
      <w:r>
        <w:rPr>
          <w:lang w:val="en-US"/>
        </w:rPr>
        <w:t xml:space="preserve">; </w:t>
      </w:r>
      <w:hyperlink w:anchor="ref-data.table">
        <w:r>
          <w:rPr>
            <w:rStyle w:val="InternetLink"/>
            <w:color w:val="auto"/>
            <w:lang w:val="en-US"/>
          </w:rPr>
          <w:t>Dowle &amp; Srinivasan 2021</w:t>
        </w:r>
      </w:hyperlink>
      <w:r>
        <w:rPr>
          <w:lang w:val="en-US"/>
        </w:rPr>
        <w:t>), figures were created with ggplot2 (</w:t>
      </w:r>
      <w:hyperlink w:anchor="ref-ggplot">
        <w:r>
          <w:rPr>
            <w:rStyle w:val="InternetLink"/>
            <w:color w:val="auto"/>
            <w:lang w:val="en-US"/>
          </w:rPr>
          <w:t>Wickham 2016</w:t>
        </w:r>
      </w:hyperlink>
      <w:r>
        <w:rPr>
          <w:lang w:val="en-US"/>
        </w:rPr>
        <w:t>).</w:t>
      </w:r>
    </w:p>
  </w:footnote>
  <w:footnote w:id="3">
    <w:p>
      <w:pPr>
        <w:pStyle w:val="Footnote"/>
        <w:widowControl w:val="false"/>
        <w:rPr>
          <w:lang w:val="en-US"/>
        </w:rPr>
      </w:pPr>
      <w:r>
        <w:rPr>
          <w:rStyle w:val="FootnoteCharacters"/>
        </w:rPr>
        <w:footnoteRef/>
      </w:r>
      <w:r>
        <w:rPr>
          <w:lang w:val="en-US"/>
        </w:rPr>
        <w:t xml:space="preserve"> </w:t>
      </w:r>
      <w:hyperlink r:id="rId1">
        <w:r>
          <w:rPr>
            <w:rStyle w:val="InternetLink"/>
            <w:color w:val="auto"/>
            <w:lang w:val="en-US"/>
          </w:rPr>
          <w:t>https://twitter.com/hashtag/streisanded</w:t>
        </w:r>
      </w:hyperlink>
    </w:p>
  </w:footnote>
  <w:footnote w:id="4">
    <w:p>
      <w:pPr>
        <w:pStyle w:val="Footnote"/>
        <w:rPr>
          <w:lang w:val="en-US"/>
        </w:rPr>
      </w:pPr>
      <w:r>
        <w:rPr>
          <w:rStyle w:val="FootnoteCharacters"/>
        </w:rPr>
        <w:footnoteRef/>
      </w:r>
      <w:r>
        <w:rPr>
          <w:lang w:val="en-US"/>
        </w:rPr>
        <w:t xml:space="preserve"> </w:t>
      </w:r>
      <w:r>
        <w:rPr>
          <w:lang w:val="en-US"/>
        </w:rPr>
        <w:t>When only one set of graphs is shown, the patterns depicted are roughly representative of those observed for the other two models unless further discussed.</w:t>
      </w:r>
    </w:p>
  </w:footnote>
</w:footnote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b/>
        <w:b/>
        <w:sz w:val="19"/>
        <w:szCs w:val="19"/>
        <w14:numSpacing w14:val="tabular"/>
      </w:rPr>
    </w:pPr>
    <w:r>
      <w:rPr>
        <w:rStyle w:val="Pagenumber"/>
      </w:rPr>
      <w:fldChar w:fldCharType="begin"/>
    </w:r>
    <w:r>
      <w:rPr>
        <w:rStyle w:val="Pagenumber"/>
      </w:rPr>
      <w:instrText> PAGE </w:instrText>
    </w:r>
    <w:r>
      <w:rPr>
        <w:rStyle w:val="Pagenumber"/>
      </w:rPr>
      <w:fldChar w:fldCharType="separate"/>
    </w:r>
    <w:r>
      <w:rPr>
        <w:rStyle w:val="Pagenumber"/>
      </w:rPr>
      <w:t>32</w:t>
    </w:r>
    <w:r>
      <w:rPr>
        <w:rStyle w:val="Pagenumber"/>
      </w:rPr>
      <w:fldChar w:fldCharType="end"/>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b/>
        <w:b/>
        <w:sz w:val="19"/>
        <w:szCs w:val="19"/>
        <w14:numSpacing w14:val="tabular"/>
      </w:rPr>
    </w:pPr>
    <w:r>
      <w:rPr/>
      <w:tab/>
    </w:r>
    <w:r>
      <w:rPr>
        <w:rStyle w:val="Pagenumber"/>
      </w:rPr>
      <w:fldChar w:fldCharType="begin"/>
    </w:r>
    <w:r>
      <w:rPr>
        <w:rStyle w:val="Pagenumber"/>
      </w:rPr>
      <w:instrText> PAGE </w:instrText>
    </w:r>
    <w:r>
      <w:rPr>
        <w:rStyle w:val="Pagenumber"/>
      </w:rPr>
      <w:fldChar w:fldCharType="separate"/>
    </w:r>
    <w:r>
      <w:rPr>
        <w:rStyle w:val="Pagenumber"/>
      </w:rPr>
      <w:t>33</w:t>
    </w:r>
    <w:r>
      <w:rPr>
        <w:rStyle w:val="Pagenumber"/>
      </w:rPr>
      <w:fldChar w:fldCharType="end"/>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rStyle w:val="Pagenumber"/>
      </w:rPr>
    </w:pPr>
    <w:r>
      <w:rPr/>
      <w:tab/>
    </w:r>
    <w:r>
      <w:rPr>
        <w:rStyle w:val="Pagenumber"/>
      </w:rPr>
      <w:fldChar w:fldCharType="begin"/>
    </w:r>
    <w:r>
      <w:rPr>
        <w:rStyle w:val="Pagenumber"/>
      </w:rPr>
      <w:instrText> PAGE </w:instrText>
    </w:r>
    <w:r>
      <w:rPr>
        <w:rStyle w:val="Pagenumber"/>
      </w:rPr>
      <w:fldChar w:fldCharType="separate"/>
    </w:r>
    <w:r>
      <w:rPr>
        <w:rStyle w:val="Pagenumber"/>
      </w:rPr>
      <w:t>1</w:t>
    </w:r>
    <w:r>
      <w:rPr>
        <w:rStyle w:val="Pagenumber"/>
      </w:rPr>
      <w:fldChar w:fldCharType="end"/>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340"/>
        </w:tabs>
        <w:ind w:left="340" w:hanging="340"/>
      </w:pPr>
      <w:rPr>
        <w:rFonts w:ascii="Times New Roman" w:hAnsi="Times New Roman" w:cs="Times New Roman"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lvl w:ilvl="0">
      <w:start w:val="1"/>
      <w:numFmt w:val="bullet"/>
      <w:lvlText w:val="–"/>
      <w:lvlJc w:val="left"/>
      <w:pPr>
        <w:tabs>
          <w:tab w:val="num" w:pos="680"/>
        </w:tabs>
        <w:ind w:left="680" w:hanging="340"/>
      </w:pPr>
      <w:rPr>
        <w:rFonts w:ascii="Times New Roman" w:hAnsi="Times New Roman" w:cs="Times New Roman"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bullet"/>
      <w:lvlText w:val="–"/>
      <w:lvlJc w:val="left"/>
      <w:pPr>
        <w:tabs>
          <w:tab w:val="num" w:pos="1020"/>
        </w:tabs>
        <w:ind w:left="1020" w:hanging="340"/>
      </w:pPr>
      <w:rPr>
        <w:rFonts w:ascii="Times New Roman" w:hAnsi="Times New Roman" w:cs="Times New Roman"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bullet"/>
      <w:lvlText w:val="–"/>
      <w:lvlJc w:val="left"/>
      <w:pPr>
        <w:tabs>
          <w:tab w:val="num" w:pos="1361"/>
        </w:tabs>
        <w:ind w:left="1361" w:hanging="340"/>
      </w:pPr>
      <w:rPr>
        <w:rFonts w:ascii="Times New Roman" w:hAnsi="Times New Roman" w:cs="Times New Roman"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bullet"/>
      <w:lvlText w:val="–"/>
      <w:lvlJc w:val="left"/>
      <w:pPr>
        <w:tabs>
          <w:tab w:val="num" w:pos="1701"/>
        </w:tabs>
        <w:ind w:left="1701" w:hanging="340"/>
      </w:pPr>
      <w:rPr>
        <w:rFonts w:ascii="Times New Roman" w:hAnsi="Times New Roman" w:cs="Times New Roman"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bullet"/>
      <w:lvlText w:val="–"/>
      <w:lvlJc w:val="left"/>
      <w:pPr>
        <w:tabs>
          <w:tab w:val="num" w:pos="340"/>
        </w:tabs>
        <w:ind w:left="340" w:hanging="340"/>
      </w:pPr>
      <w:rPr>
        <w:rFonts w:ascii="Times New Roman" w:hAnsi="Times New Roman" w:cs="Times New Roman" w:hint="default"/>
      </w:rPr>
    </w:lvl>
    <w:lvl w:ilvl="1">
      <w:start w:val="1"/>
      <w:numFmt w:val="bullet"/>
      <w:lvlText w:val="o"/>
      <w:lvlJc w:val="left"/>
      <w:pPr>
        <w:tabs>
          <w:tab w:val="num" w:pos="0"/>
        </w:tabs>
        <w:ind w:left="1440" w:hanging="360"/>
      </w:pPr>
      <w:rPr>
        <w:rFonts w:ascii="Times New Roman" w:hAnsi="Times New Roman" w:cs="Times New Roman" w:hint="default"/>
      </w:rPr>
    </w:lvl>
    <w:lvl w:ilvl="2">
      <w:start w:val="1"/>
      <w:numFmt w:val="bullet"/>
      <w:lvlText w:val=""/>
      <w:lvlJc w:val="left"/>
      <w:pPr>
        <w:tabs>
          <w:tab w:val="num" w:pos="0"/>
        </w:tabs>
        <w:ind w:left="2160" w:hanging="360"/>
      </w:pPr>
      <w:rPr>
        <w:rFonts w:ascii="Times New Roman" w:hAnsi="Times New Roman" w:cs="Times New Roman" w:hint="default"/>
      </w:rPr>
    </w:lvl>
    <w:lvl w:ilvl="3">
      <w:start w:val="1"/>
      <w:numFmt w:val="bullet"/>
      <w:lvlText w:val=""/>
      <w:lvlJc w:val="left"/>
      <w:pPr>
        <w:tabs>
          <w:tab w:val="num" w:pos="0"/>
        </w:tabs>
        <w:ind w:left="2880" w:hanging="360"/>
      </w:pPr>
      <w:rPr>
        <w:rFonts w:ascii="Times New Roman" w:hAnsi="Times New Roman" w:cs="Times New Roman" w:hint="default"/>
      </w:rPr>
    </w:lvl>
    <w:lvl w:ilvl="4">
      <w:start w:val="1"/>
      <w:numFmt w:val="bullet"/>
      <w:lvlText w:val="o"/>
      <w:lvlJc w:val="left"/>
      <w:pPr>
        <w:tabs>
          <w:tab w:val="num" w:pos="0"/>
        </w:tabs>
        <w:ind w:left="3600" w:hanging="360"/>
      </w:pPr>
      <w:rPr>
        <w:rFonts w:ascii="Times New Roman" w:hAnsi="Times New Roman" w:cs="Times New Roman" w:hint="default"/>
      </w:rPr>
    </w:lvl>
    <w:lvl w:ilvl="5">
      <w:start w:val="1"/>
      <w:numFmt w:val="bullet"/>
      <w:lvlText w:val=""/>
      <w:lvlJc w:val="left"/>
      <w:pPr>
        <w:tabs>
          <w:tab w:val="num" w:pos="0"/>
        </w:tabs>
        <w:ind w:left="4320" w:hanging="360"/>
      </w:pPr>
      <w:rPr>
        <w:rFonts w:ascii="Times New Roman" w:hAnsi="Times New Roman" w:cs="Times New Roman" w:hint="default"/>
      </w:rPr>
    </w:lvl>
    <w:lvl w:ilvl="6">
      <w:start w:val="1"/>
      <w:numFmt w:val="bullet"/>
      <w:lvlText w:val=""/>
      <w:lvlJc w:val="left"/>
      <w:pPr>
        <w:tabs>
          <w:tab w:val="num" w:pos="0"/>
        </w:tabs>
        <w:ind w:left="5040" w:hanging="360"/>
      </w:pPr>
      <w:rPr>
        <w:rFonts w:ascii="Times New Roman" w:hAnsi="Times New Roman" w:cs="Times New Roman" w:hint="default"/>
      </w:rPr>
    </w:lvl>
    <w:lvl w:ilvl="7">
      <w:start w:val="1"/>
      <w:numFmt w:val="bullet"/>
      <w:lvlText w:val="o"/>
      <w:lvlJc w:val="left"/>
      <w:pPr>
        <w:tabs>
          <w:tab w:val="num" w:pos="0"/>
        </w:tabs>
        <w:ind w:left="5760" w:hanging="360"/>
      </w:pPr>
      <w:rPr>
        <w:rFonts w:ascii="Times New Roman" w:hAnsi="Times New Roman" w:cs="Times New Roman" w:hint="default"/>
      </w:rPr>
    </w:lvl>
    <w:lvl w:ilvl="8">
      <w:start w:val="1"/>
      <w:numFmt w:val="bullet"/>
      <w:lvlText w:val=""/>
      <w:lvlJc w:val="left"/>
      <w:pPr>
        <w:tabs>
          <w:tab w:val="num" w:pos="0"/>
        </w:tabs>
        <w:ind w:left="6480" w:hanging="360"/>
      </w:pPr>
      <w:rPr>
        <w:rFonts w:ascii="Times New Roman" w:hAnsi="Times New Roman" w:cs="Times New Roman" w:hint="default"/>
      </w:rPr>
    </w:lvl>
  </w:abstractNum>
  <w:abstractNum w:abstractNumId="7">
    <w:lvl w:ilvl="0">
      <w:start w:val="1"/>
      <w:numFmt w:val="bullet"/>
      <w:suff w:val="space"/>
      <w:lvlText w:val="–"/>
      <w:lvlJc w:val="left"/>
      <w:pPr>
        <w:tabs>
          <w:tab w:val="num" w:pos="0"/>
        </w:tabs>
        <w:ind w:left="34" w:hanging="34"/>
      </w:pPr>
      <w:rPr>
        <w:rFonts w:ascii="Arial" w:hAnsi="Arial" w:cs="Arial" w:hint="default"/>
      </w:rPr>
    </w:lvl>
    <w:lvl w:ilvl="1">
      <w:start w:val="1"/>
      <w:numFmt w:val="bullet"/>
      <w:lvlText w:val="o"/>
      <w:lvlJc w:val="left"/>
      <w:pPr>
        <w:tabs>
          <w:tab w:val="num" w:pos="0"/>
        </w:tabs>
        <w:ind w:left="1680" w:hanging="360"/>
      </w:pPr>
      <w:rPr>
        <w:rFonts w:ascii="Times New Roman" w:hAnsi="Times New Roman" w:cs="Times New Roman" w:hint="default"/>
      </w:rPr>
    </w:lvl>
    <w:lvl w:ilvl="2">
      <w:start w:val="1"/>
      <w:numFmt w:val="bullet"/>
      <w:lvlText w:val=""/>
      <w:lvlJc w:val="left"/>
      <w:pPr>
        <w:tabs>
          <w:tab w:val="num" w:pos="0"/>
        </w:tabs>
        <w:ind w:left="2400" w:hanging="360"/>
      </w:pPr>
      <w:rPr>
        <w:rFonts w:ascii="Times New Roman" w:hAnsi="Times New Roman" w:cs="Times New Roman" w:hint="default"/>
      </w:rPr>
    </w:lvl>
    <w:lvl w:ilvl="3">
      <w:start w:val="1"/>
      <w:numFmt w:val="bullet"/>
      <w:lvlText w:val=""/>
      <w:lvlJc w:val="left"/>
      <w:pPr>
        <w:tabs>
          <w:tab w:val="num" w:pos="0"/>
        </w:tabs>
        <w:ind w:left="3120" w:hanging="360"/>
      </w:pPr>
      <w:rPr>
        <w:rFonts w:ascii="Times New Roman" w:hAnsi="Times New Roman" w:cs="Times New Roman" w:hint="default"/>
      </w:rPr>
    </w:lvl>
    <w:lvl w:ilvl="4">
      <w:start w:val="1"/>
      <w:numFmt w:val="bullet"/>
      <w:lvlText w:val="o"/>
      <w:lvlJc w:val="left"/>
      <w:pPr>
        <w:tabs>
          <w:tab w:val="num" w:pos="0"/>
        </w:tabs>
        <w:ind w:left="3840" w:hanging="360"/>
      </w:pPr>
      <w:rPr>
        <w:rFonts w:ascii="Times New Roman" w:hAnsi="Times New Roman" w:cs="Times New Roman" w:hint="default"/>
      </w:rPr>
    </w:lvl>
    <w:lvl w:ilvl="5">
      <w:start w:val="1"/>
      <w:numFmt w:val="bullet"/>
      <w:lvlText w:val=""/>
      <w:lvlJc w:val="left"/>
      <w:pPr>
        <w:tabs>
          <w:tab w:val="num" w:pos="0"/>
        </w:tabs>
        <w:ind w:left="4560" w:hanging="360"/>
      </w:pPr>
      <w:rPr>
        <w:rFonts w:ascii="Times New Roman" w:hAnsi="Times New Roman" w:cs="Times New Roman" w:hint="default"/>
      </w:rPr>
    </w:lvl>
    <w:lvl w:ilvl="6">
      <w:start w:val="1"/>
      <w:numFmt w:val="bullet"/>
      <w:lvlText w:val=""/>
      <w:lvlJc w:val="left"/>
      <w:pPr>
        <w:tabs>
          <w:tab w:val="num" w:pos="0"/>
        </w:tabs>
        <w:ind w:left="5280" w:hanging="360"/>
      </w:pPr>
      <w:rPr>
        <w:rFonts w:ascii="Times New Roman" w:hAnsi="Times New Roman" w:cs="Times New Roman" w:hint="default"/>
      </w:rPr>
    </w:lvl>
    <w:lvl w:ilvl="7">
      <w:start w:val="1"/>
      <w:numFmt w:val="bullet"/>
      <w:lvlText w:val="o"/>
      <w:lvlJc w:val="left"/>
      <w:pPr>
        <w:tabs>
          <w:tab w:val="num" w:pos="0"/>
        </w:tabs>
        <w:ind w:left="6000" w:hanging="360"/>
      </w:pPr>
      <w:rPr>
        <w:rFonts w:ascii="Times New Roman" w:hAnsi="Times New Roman" w:cs="Times New Roman" w:hint="default"/>
      </w:rPr>
    </w:lvl>
    <w:lvl w:ilvl="8">
      <w:start w:val="1"/>
      <w:numFmt w:val="bullet"/>
      <w:lvlText w:val=""/>
      <w:lvlJc w:val="left"/>
      <w:pPr>
        <w:tabs>
          <w:tab w:val="num" w:pos="0"/>
        </w:tabs>
        <w:ind w:left="6720" w:hanging="360"/>
      </w:pPr>
      <w:rPr>
        <w:rFonts w:ascii="Times New Roman" w:hAnsi="Times New Roman" w:cs="Times New Roman" w:hint="default"/>
      </w:rPr>
    </w:lvl>
  </w:abstractNum>
  <w:abstractNum w:abstractNumId="8">
    <w:lvl w:ilvl="0">
      <w:start w:val="1"/>
      <w:numFmt w:val="decimal"/>
      <w:lvlText w:val="%1."/>
      <w:lvlJc w:val="left"/>
      <w:pPr>
        <w:tabs>
          <w:tab w:val="num" w:pos="340"/>
        </w:tabs>
        <w:ind w:left="340" w:hanging="34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
    <w:lvl w:ilvl="0">
      <w:start w:val="1"/>
      <w:numFmt w:val="decimal"/>
      <w:lvlText w:val="%1."/>
      <w:lvlJc w:val="left"/>
      <w:pPr>
        <w:tabs>
          <w:tab w:val="num" w:pos="680"/>
        </w:tabs>
        <w:ind w:left="680" w:hanging="34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
    <w:lvl w:ilvl="0">
      <w:start w:val="1"/>
      <w:numFmt w:val="decimal"/>
      <w:lvlText w:val="%1."/>
      <w:lvlJc w:val="left"/>
      <w:pPr>
        <w:tabs>
          <w:tab w:val="num" w:pos="1021"/>
        </w:tabs>
        <w:ind w:left="1021" w:hanging="341"/>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
    <w:lvl w:ilvl="0">
      <w:start w:val="1"/>
      <w:numFmt w:val="decimal"/>
      <w:lvlText w:val="%1."/>
      <w:lvlJc w:val="left"/>
      <w:pPr>
        <w:tabs>
          <w:tab w:val="num" w:pos="1361"/>
        </w:tabs>
        <w:ind w:left="1361" w:hanging="34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
    <w:lvl w:ilvl="0">
      <w:start w:val="1"/>
      <w:numFmt w:val="decimal"/>
      <w:lvlText w:val="%1."/>
      <w:lvlJc w:val="left"/>
      <w:pPr>
        <w:tabs>
          <w:tab w:val="num" w:pos="1701"/>
        </w:tabs>
        <w:ind w:left="1701" w:hanging="34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
    <w:lvl w:ilvl="0">
      <w:start w:val="1"/>
      <w:numFmt w:val="decimal"/>
      <w:lvlText w:val="%1"/>
      <w:lvlJc w:val="left"/>
      <w:pPr>
        <w:tabs>
          <w:tab w:val="num" w:pos="495"/>
        </w:tabs>
        <w:ind w:left="319" w:hanging="319"/>
      </w:pPr>
      <w:rPr>
        <w:sz w:val="30"/>
        <w:i w:val="false"/>
        <w:b/>
        <w:szCs w:val="30"/>
      </w:rPr>
    </w:lvl>
    <w:lvl w:ilvl="1">
      <w:start w:val="1"/>
      <w:numFmt w:val="decimal"/>
      <w:lvlText w:val="%1.%2"/>
      <w:lvlJc w:val="left"/>
      <w:pPr>
        <w:tabs>
          <w:tab w:val="num" w:pos="599"/>
        </w:tabs>
        <w:ind w:left="463" w:hanging="463"/>
      </w:pPr>
      <w:rPr>
        <w:sz w:val="24"/>
        <w:szCs w:val="24"/>
      </w:rPr>
    </w:lvl>
    <w:lvl w:ilvl="2">
      <w:start w:val="1"/>
      <w:numFmt w:val="decimal"/>
      <w:lvlText w:val="%1.%2.%3"/>
      <w:lvlJc w:val="left"/>
      <w:pPr>
        <w:tabs>
          <w:tab w:val="num" w:pos="639"/>
        </w:tabs>
        <w:ind w:left="528" w:hanging="528"/>
      </w:pPr>
    </w:lvl>
    <w:lvl w:ilvl="3">
      <w:start w:val="1"/>
      <w:numFmt w:val="decimal"/>
      <w:lvlText w:val="%1.%2.%3.%4"/>
      <w:lvlJc w:val="left"/>
      <w:pPr>
        <w:tabs>
          <w:tab w:val="num" w:pos="801"/>
        </w:tabs>
        <w:ind w:left="691" w:hanging="691"/>
      </w:pPr>
    </w:lvl>
    <w:lvl w:ilvl="4">
      <w:start w:val="1"/>
      <w:numFmt w:val="decimal"/>
      <w:lvlText w:val="%1.%2.%3.%4.%5"/>
      <w:lvlJc w:val="left"/>
      <w:pPr>
        <w:tabs>
          <w:tab w:val="num" w:pos="964"/>
        </w:tabs>
        <w:ind w:left="854" w:hanging="854"/>
      </w:pPr>
    </w:lvl>
    <w:lvl w:ilvl="5">
      <w:start w:val="1"/>
      <w:numFmt w:val="decimal"/>
      <w:suff w:val="space"/>
      <w:lvlText w:val="%1.%2.%3.%4.%5.%6"/>
      <w:lvlJc w:val="left"/>
      <w:pPr>
        <w:tabs>
          <w:tab w:val="num" w:pos="0"/>
        </w:tabs>
        <w:ind w:left="907" w:hanging="907"/>
      </w:pPr>
    </w:lvl>
    <w:lvl w:ilvl="6">
      <w:start w:val="1"/>
      <w:numFmt w:val="decimal"/>
      <w:suff w:val="space"/>
      <w:lvlText w:val="%1.%2.%3.%4.%5.%6.%7"/>
      <w:lvlJc w:val="left"/>
      <w:pPr>
        <w:tabs>
          <w:tab w:val="num" w:pos="0"/>
        </w:tabs>
        <w:ind w:left="1021" w:hanging="1021"/>
      </w:pPr>
    </w:lvl>
    <w:lvl w:ilvl="7">
      <w:start w:val="1"/>
      <w:numFmt w:val="decimal"/>
      <w:suff w:val="space"/>
      <w:lvlText w:val="%1.%2.%3.%4.%5.%6.%7.%8"/>
      <w:lvlJc w:val="left"/>
      <w:pPr>
        <w:tabs>
          <w:tab w:val="num" w:pos="0"/>
        </w:tabs>
        <w:ind w:left="1134" w:hanging="1134"/>
      </w:pPr>
    </w:lvl>
    <w:lvl w:ilvl="8">
      <w:start w:val="1"/>
      <w:numFmt w:val="decimal"/>
      <w:suff w:val="space"/>
      <w:lvlText w:val="%1.%2.%3.%4.%5.%6.%7.%8.%9"/>
      <w:lvlJc w:val="left"/>
      <w:pPr>
        <w:tabs>
          <w:tab w:val="num" w:pos="0"/>
        </w:tabs>
        <w:ind w:left="1304" w:hanging="1304"/>
      </w:pPr>
    </w:lvl>
  </w:abstractNum>
  <w:abstractNum w:abstractNumId="14">
    <w:lvl w:ilvl="0">
      <w:start w:val="1"/>
      <w:numFmt w:val="bullet"/>
      <w:lvlText w:val="–"/>
      <w:lvlJc w:val="left"/>
      <w:pPr>
        <w:tabs>
          <w:tab w:val="num" w:pos="170"/>
        </w:tabs>
        <w:ind w:left="170" w:hanging="170"/>
      </w:pPr>
      <w:rPr>
        <w:rFonts w:ascii="Arial" w:hAnsi="Arial" w:cs="Arial" w:hint="default"/>
      </w:rPr>
    </w:lvl>
    <w:lvl w:ilvl="1">
      <w:start w:val="1"/>
      <w:numFmt w:val="bullet"/>
      <w:lvlText w:val="o"/>
      <w:lvlJc w:val="left"/>
      <w:pPr>
        <w:tabs>
          <w:tab w:val="num" w:pos="0"/>
        </w:tabs>
        <w:ind w:left="1440" w:hanging="360"/>
      </w:pPr>
      <w:rPr>
        <w:rFonts w:ascii="Times New Roman" w:hAnsi="Times New Roman" w:cs="Times New Roman" w:hint="default"/>
      </w:rPr>
    </w:lvl>
    <w:lvl w:ilvl="2">
      <w:start w:val="1"/>
      <w:numFmt w:val="bullet"/>
      <w:lvlText w:val=""/>
      <w:lvlJc w:val="left"/>
      <w:pPr>
        <w:tabs>
          <w:tab w:val="num" w:pos="0"/>
        </w:tabs>
        <w:ind w:left="2160" w:hanging="360"/>
      </w:pPr>
      <w:rPr>
        <w:rFonts w:ascii="Times New Roman" w:hAnsi="Times New Roman" w:cs="Times New Roman" w:hint="default"/>
      </w:rPr>
    </w:lvl>
    <w:lvl w:ilvl="3">
      <w:start w:val="1"/>
      <w:numFmt w:val="bullet"/>
      <w:lvlText w:val=""/>
      <w:lvlJc w:val="left"/>
      <w:pPr>
        <w:tabs>
          <w:tab w:val="num" w:pos="0"/>
        </w:tabs>
        <w:ind w:left="2880" w:hanging="360"/>
      </w:pPr>
      <w:rPr>
        <w:rFonts w:ascii="Times New Roman" w:hAnsi="Times New Roman" w:cs="Times New Roman" w:hint="default"/>
      </w:rPr>
    </w:lvl>
    <w:lvl w:ilvl="4">
      <w:start w:val="1"/>
      <w:numFmt w:val="bullet"/>
      <w:lvlText w:val="o"/>
      <w:lvlJc w:val="left"/>
      <w:pPr>
        <w:tabs>
          <w:tab w:val="num" w:pos="0"/>
        </w:tabs>
        <w:ind w:left="3600" w:hanging="360"/>
      </w:pPr>
      <w:rPr>
        <w:rFonts w:ascii="Times New Roman" w:hAnsi="Times New Roman" w:cs="Times New Roman" w:hint="default"/>
      </w:rPr>
    </w:lvl>
    <w:lvl w:ilvl="5">
      <w:start w:val="1"/>
      <w:numFmt w:val="bullet"/>
      <w:lvlText w:val=""/>
      <w:lvlJc w:val="left"/>
      <w:pPr>
        <w:tabs>
          <w:tab w:val="num" w:pos="0"/>
        </w:tabs>
        <w:ind w:left="4320" w:hanging="360"/>
      </w:pPr>
      <w:rPr>
        <w:rFonts w:ascii="Times New Roman" w:hAnsi="Times New Roman" w:cs="Times New Roman" w:hint="default"/>
      </w:rPr>
    </w:lvl>
    <w:lvl w:ilvl="6">
      <w:start w:val="1"/>
      <w:numFmt w:val="bullet"/>
      <w:lvlText w:val=""/>
      <w:lvlJc w:val="left"/>
      <w:pPr>
        <w:tabs>
          <w:tab w:val="num" w:pos="0"/>
        </w:tabs>
        <w:ind w:left="5040" w:hanging="360"/>
      </w:pPr>
      <w:rPr>
        <w:rFonts w:ascii="Times New Roman" w:hAnsi="Times New Roman" w:cs="Times New Roman" w:hint="default"/>
      </w:rPr>
    </w:lvl>
    <w:lvl w:ilvl="7">
      <w:start w:val="1"/>
      <w:numFmt w:val="bullet"/>
      <w:lvlText w:val="o"/>
      <w:lvlJc w:val="left"/>
      <w:pPr>
        <w:tabs>
          <w:tab w:val="num" w:pos="0"/>
        </w:tabs>
        <w:ind w:left="5760" w:hanging="360"/>
      </w:pPr>
      <w:rPr>
        <w:rFonts w:ascii="Times New Roman" w:hAnsi="Times New Roman" w:cs="Times New Roman" w:hint="default"/>
      </w:rPr>
    </w:lvl>
    <w:lvl w:ilvl="8">
      <w:start w:val="1"/>
      <w:numFmt w:val="bullet"/>
      <w:lvlText w:val=""/>
      <w:lvlJc w:val="left"/>
      <w:pPr>
        <w:tabs>
          <w:tab w:val="num" w:pos="0"/>
        </w:tabs>
        <w:ind w:left="6480" w:hanging="360"/>
      </w:pPr>
      <w:rPr>
        <w:rFonts w:ascii="Times New Roman" w:hAnsi="Times New Roman" w:cs="Times New Roman" w:hint="default"/>
      </w:rPr>
    </w:lvl>
  </w:abstractNum>
  <w:abstractNum w:abstractNumId="1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w="http://schemas.openxmlformats.org/wordprocessingml/2006/main">
  <w:zoom w:percent="120"/>
  <w:revisionView w:insDel="0" w:formatting="0"/>
  <w:trackRevisions/>
  <w:mirrorMargins/>
  <w:defaultTabStop w:val="57"/>
  <w:autoHyphenation w:val="true"/>
  <w:evenAndOddHeaders/>
  <w:footnotePr>
    <w:numFmt w:val="decimal"/>
    <w:footnote w:id="0"/>
    <w:footnote w:id="1"/>
  </w:foot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hyphenationZone w:val="420"/>
  <w:themeFontLang w:val="de-DE" w:eastAsia="ko-KR"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맑은 고딕" w:cs="Times New Roman" w:eastAsiaTheme="minorEastAsia"/>
        <w:lang w:val="de-DE" w:eastAsia="de-DE" w:bidi="ar-SA"/>
      </w:rPr>
    </w:rPrDefault>
    <w:pPrDefault>
      <w:pPr>
        <w:suppressAutoHyphens w:val="true"/>
      </w:pPr>
    </w:pPrDefault>
  </w:docDefaults>
  <w:latentStyles w:defLockedState="1" w:defUIPriority="99" w:defSemiHidden="0" w:defUnhideWhenUsed="0" w:defQFormat="0" w:count="376">
    <w:lsdException w:name="Normal" w:semiHidden="1" w:unhideWhenUsed="1" w:qFormat="1"/>
    <w:lsdException w:name="heading 1" w:uiPriority="9" w:semiHidden="1" w:unhideWhenUsed="1"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0" w:semiHidden="1" w:unhideWhenUsed="1"/>
    <w:lsdException w:name="toc 2" w:uiPriority="0" w:semiHidden="1" w:unhideWhenUsed="1"/>
    <w:lsdException w:name="toc 3" w:uiPriority="0"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uiPriority="9" w:semiHidden="1" w:unhideWhenUsed="1" w:qFormat="1"/>
    <w:lsdException w:name="annotation text" w:semiHidden="1" w:unhideWhenUsed="1"/>
    <w:lsdException w:name="header" w:semiHidden="1" w:unhideWhenUsed="1"/>
    <w:lsdException w:name="footer" w:uiPriority="0" w:semiHidden="1" w:unhideWhenUsed="1"/>
    <w:lsdException w:name="index heading" w:semiHidden="1" w:unhideWhenUsed="1"/>
    <w:lsdException w:name="caption" w:uiPriority="0"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semiHidden="1"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semiHidden="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uiPriority="9" w:semiHidden="1" w:unhideWhenUsed="1" w:qFormat="1"/>
    <w:lsdException w:name="Hyperlink" w:uiPriority="0" w:semiHidden="1" w:unhideWhenUsed="1"/>
    <w:lsdException w:name="FollowedHyperlink" w:semiHidden="1" w:unhideWhenUsed="1"/>
    <w:lsdException w:name="Strong" w:semiHidden="1"/>
    <w:lsdException w:name="Emphasis" w:semiHidden="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lsdException w:name="Quote" w:semiHidden="1"/>
    <w:lsdException w:name="Intense Quote"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semiHidden="1"/>
    <w:lsdException w:name="Intense Emphasis" w:semiHidden="1"/>
    <w:lsdException w:name="Subtle Reference" w:semiHidden="1" w:unhideWhenUsed="1"/>
    <w:lsdException w:name="Intense Reference" w:semiHidden="1" w:unhideWhenUsed="1"/>
    <w:lsdException w:name="Book Title" w:semiHidden="1" w:unhideWhenUsed="1"/>
    <w:lsdException w:name="Bibliography" w:uiPriority="0" w:semiHidden="1" w:unhideWhenUsed="1" w:qFormat="1"/>
    <w:lsdException w:name="TOC Heading" w:uiPriority="39" w:semiHidden="1"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sdException w:name="Mention" w:locked="0" w:semiHidden="1" w:unhideWhenUsed="1"/>
    <w:lsdException w:name="Smart Hyperlink" w:locked="0" w:semiHidden="1" w:unhideWhenUsed="1"/>
    <w:lsdException w:name="Hashtag" w:locked="0" w:semiHidden="1" w:unhideWhenUsed="1"/>
    <w:lsdException w:name="Unresolved Mention" w:locked="0" w:semiHidden="1" w:unhideWhenUsed="1"/>
    <w:lsdException w:name="Smart Link" w:locked="0" w:semiHidden="1" w:unhideWhenUsed="1"/>
  </w:latentStyles>
  <w:style w:type="paragraph" w:styleId="Normal" w:default="1">
    <w:name w:val="Normal"/>
    <w:qFormat/>
    <w:locked/>
    <w:rsid w:val="004f6fc9"/>
    <w:pPr>
      <w:widowControl/>
      <w:suppressAutoHyphens w:val="true"/>
      <w:bidi w:val="0"/>
      <w:spacing w:before="0" w:after="200"/>
      <w:jc w:val="left"/>
    </w:pPr>
    <w:rPr>
      <w:rFonts w:ascii="Calibri" w:hAnsi="Calibri" w:eastAsia="Calibri" w:cs="" w:asciiTheme="minorHAnsi" w:cstheme="minorBidi" w:eastAsiaTheme="minorHAnsi" w:hAnsiTheme="minorHAnsi"/>
      <w:color w:val="auto"/>
      <w:kern w:val="0"/>
      <w:sz w:val="24"/>
      <w:szCs w:val="24"/>
      <w:lang w:val="en-US" w:eastAsia="en-US" w:bidi="ar-SA"/>
    </w:rPr>
  </w:style>
  <w:style w:type="paragraph" w:styleId="Heading1">
    <w:name w:val="Heading 1"/>
    <w:basedOn w:val="Head1"/>
    <w:next w:val="Paraignoreindent"/>
    <w:uiPriority w:val="9"/>
    <w:qFormat/>
    <w:locked/>
    <w:rsid w:val="00c07b45"/>
    <w:pPr>
      <w:outlineLvl w:val="9"/>
    </w:pPr>
    <w:rPr>
      <w:color w:val="FF0000"/>
    </w:rPr>
  </w:style>
  <w:style w:type="paragraph" w:styleId="Heading2">
    <w:name w:val="Heading 2"/>
    <w:basedOn w:val="Head2"/>
    <w:next w:val="Paraignoreindent"/>
    <w:uiPriority w:val="9"/>
    <w:qFormat/>
    <w:locked/>
    <w:rsid w:val="00c07b45"/>
    <w:pPr>
      <w:outlineLvl w:val="9"/>
    </w:pPr>
    <w:rPr>
      <w:color w:val="FF0000"/>
    </w:rPr>
  </w:style>
  <w:style w:type="paragraph" w:styleId="Heading3">
    <w:name w:val="Heading 3"/>
    <w:basedOn w:val="Head3"/>
    <w:next w:val="Paraignoreindent"/>
    <w:uiPriority w:val="9"/>
    <w:qFormat/>
    <w:locked/>
    <w:rsid w:val="00c07b45"/>
    <w:pPr>
      <w:outlineLvl w:val="9"/>
    </w:pPr>
    <w:rPr>
      <w:color w:val="FF0000"/>
    </w:rPr>
  </w:style>
  <w:style w:type="paragraph" w:styleId="Heading4">
    <w:name w:val="Heading 4"/>
    <w:basedOn w:val="Head4"/>
    <w:next w:val="Paraignoreindent"/>
    <w:uiPriority w:val="9"/>
    <w:qFormat/>
    <w:locked/>
    <w:rsid w:val="00c07b45"/>
    <w:pPr>
      <w:outlineLvl w:val="9"/>
    </w:pPr>
    <w:rPr>
      <w:color w:val="FF0000"/>
    </w:rPr>
  </w:style>
  <w:style w:type="paragraph" w:styleId="Heading5">
    <w:name w:val="Heading 5"/>
    <w:basedOn w:val="Head5"/>
    <w:next w:val="Paraignoreindent"/>
    <w:uiPriority w:val="9"/>
    <w:qFormat/>
    <w:locked/>
    <w:rsid w:val="00c07b45"/>
    <w:pPr>
      <w:outlineLvl w:val="9"/>
    </w:pPr>
    <w:rPr>
      <w:color w:val="FF0000"/>
    </w:rPr>
  </w:style>
  <w:style w:type="paragraph" w:styleId="Heading6">
    <w:name w:val="Heading 6"/>
    <w:next w:val="Paraignoreindent"/>
    <w:uiPriority w:val="9"/>
    <w:qFormat/>
    <w:locked/>
    <w:rsid w:val="00c07b45"/>
    <w:pPr>
      <w:keepNext w:val="true"/>
      <w:widowControl/>
      <w:suppressAutoHyphens w:val="true"/>
      <w:bidi w:val="0"/>
      <w:spacing w:lineRule="exact" w:line="260" w:before="520" w:after="0"/>
      <w:jc w:val="left"/>
      <w:outlineLvl w:val="5"/>
    </w:pPr>
    <w:rPr>
      <w:rFonts w:ascii="Arial" w:hAnsi="Arial" w:eastAsia="맑은 고딕" w:cs="Arial"/>
      <w:b/>
      <w:bCs/>
      <w:color w:val="FF0000"/>
      <w:kern w:val="0"/>
      <w:sz w:val="19"/>
      <w:szCs w:val="22"/>
      <w:lang w:val="de-DE" w:eastAsia="de-DE" w:bidi="ar-SA"/>
      <w14:numSpacing w14:val="proportional"/>
    </w:rPr>
  </w:style>
  <w:style w:type="paragraph" w:styleId="Heading7">
    <w:name w:val="Heading 7"/>
    <w:next w:val="Paraignoreindent"/>
    <w:uiPriority w:val="9"/>
    <w:qFormat/>
    <w:locked/>
    <w:rsid w:val="00c07b45"/>
    <w:pPr>
      <w:keepNext w:val="true"/>
      <w:widowControl/>
      <w:suppressAutoHyphens w:val="true"/>
      <w:bidi w:val="0"/>
      <w:spacing w:lineRule="exact" w:line="260" w:before="520" w:after="0"/>
      <w:jc w:val="left"/>
      <w:outlineLvl w:val="6"/>
    </w:pPr>
    <w:rPr>
      <w:rFonts w:ascii="Arial" w:hAnsi="Arial" w:eastAsia="맑은 고딕" w:cs="Arial"/>
      <w:b/>
      <w:color w:val="FF0000"/>
      <w:kern w:val="0"/>
      <w:sz w:val="19"/>
      <w:szCs w:val="24"/>
      <w:lang w:val="de-DE" w:eastAsia="de-DE" w:bidi="ar-SA"/>
      <w14:numSpacing w14:val="proportional"/>
    </w:rPr>
  </w:style>
  <w:style w:type="paragraph" w:styleId="Heading8">
    <w:name w:val="Heading 8"/>
    <w:next w:val="Paraignoreindent"/>
    <w:uiPriority w:val="9"/>
    <w:qFormat/>
    <w:locked/>
    <w:rsid w:val="00c07b45"/>
    <w:pPr>
      <w:keepNext w:val="true"/>
      <w:widowControl/>
      <w:suppressAutoHyphens w:val="true"/>
      <w:bidi w:val="0"/>
      <w:spacing w:lineRule="exact" w:line="260" w:before="520" w:after="0"/>
      <w:jc w:val="left"/>
      <w:outlineLvl w:val="7"/>
    </w:pPr>
    <w:rPr>
      <w:rFonts w:ascii="Arial" w:hAnsi="Arial" w:eastAsia="맑은 고딕" w:cs="Arial"/>
      <w:b/>
      <w:iCs/>
      <w:color w:val="FF0000"/>
      <w:kern w:val="0"/>
      <w:sz w:val="19"/>
      <w:szCs w:val="24"/>
      <w:lang w:val="de-DE" w:eastAsia="de-DE" w:bidi="ar-SA"/>
      <w14:numSpacing w14:val="proportional"/>
    </w:rPr>
  </w:style>
  <w:style w:type="paragraph" w:styleId="Heading9">
    <w:name w:val="Heading 9"/>
    <w:next w:val="Paraignoreindent"/>
    <w:uiPriority w:val="9"/>
    <w:qFormat/>
    <w:locked/>
    <w:rsid w:val="00c07b45"/>
    <w:pPr>
      <w:keepNext w:val="true"/>
      <w:widowControl/>
      <w:suppressAutoHyphens w:val="true"/>
      <w:bidi w:val="0"/>
      <w:spacing w:lineRule="exact" w:line="260" w:before="520" w:after="0"/>
      <w:jc w:val="left"/>
      <w:outlineLvl w:val="8"/>
    </w:pPr>
    <w:rPr>
      <w:rFonts w:ascii="Arial" w:hAnsi="Arial" w:eastAsia="맑은 고딕" w:cs="Arial"/>
      <w:b/>
      <w:color w:val="FF0000"/>
      <w:kern w:val="0"/>
      <w:sz w:val="19"/>
      <w:szCs w:val="22"/>
      <w:lang w:val="de-DE" w:eastAsia="de-DE" w:bidi="ar-SA"/>
      <w14:numSpacing w14:val="proportional"/>
    </w:rPr>
  </w:style>
  <w:style w:type="character" w:styleId="DefaultParagraphFont" w:default="1">
    <w:name w:val="Default Paragraph Font"/>
    <w:uiPriority w:val="1"/>
    <w:semiHidden/>
    <w:unhideWhenUsed/>
    <w:qFormat/>
    <w:rPr/>
  </w:style>
  <w:style w:type="character" w:styleId="Formulainline" w:customStyle="1">
    <w:name w:val="formula_inline"/>
    <w:qFormat/>
    <w:locked/>
    <w:rsid w:val="001e2c72"/>
    <w:rPr>
      <w:rFonts w:ascii="Times New Roman" w:hAnsi="Times New Roman" w:cs="Times New Roman"/>
      <w:b w:val="false"/>
      <w:i w:val="false"/>
      <w:caps w:val="false"/>
      <w:smallCaps w:val="false"/>
      <w:strike w:val="false"/>
      <w:dstrike w:val="false"/>
      <w:vanish w:val="false"/>
      <w:color w:val="auto"/>
      <w:spacing w:val="0"/>
      <w:w w:val="100"/>
      <w:kern w:val="0"/>
      <w:position w:val="0"/>
      <w:sz w:val="19"/>
      <w:sz w:val="19"/>
      <w:u w:val="none"/>
      <w:effect w:val="none"/>
      <w:vertAlign w:val="baseline"/>
      <w:lang w:val="de-DE"/>
      <w14:shadow w14:blurRad="0" w14:dist="0" w14:dir="0" w14:sx="0" w14:sy="0" w14:kx="0" w14:ky="0" w14:algn="none">
        <w14:srgbClr w14:val="000000"/>
      </w14:shadow>
      <w14:textOutline w14:w="0" w14:cap="rnd" w14:cmpd="sng" w14:algn="ctr">
        <w14:noFill/>
        <w14:prstDash w14:val="solid"/>
        <w14:bevel/>
      </w14:textOutline>
    </w:rPr>
  </w:style>
  <w:style w:type="character" w:styleId="Weblink" w:customStyle="1">
    <w:name w:val="weblink"/>
    <w:qFormat/>
    <w:locked/>
    <w:rsid w:val="00711a6a"/>
    <w:rPr>
      <w:rFonts w:ascii="Arial" w:hAnsi="Arial"/>
      <w:szCs w:val="19"/>
    </w:rPr>
  </w:style>
  <w:style w:type="character" w:styleId="Footnoteindicator" w:customStyle="1">
    <w:name w:val="footnote_indicator"/>
    <w:qFormat/>
    <w:locked/>
    <w:rsid w:val="00b50588"/>
    <w:rPr>
      <w:b/>
      <w14:numSpacing w14:val="tabular"/>
    </w:rPr>
  </w:style>
  <w:style w:type="character" w:styleId="VisitedInternetLink">
    <w:name w:val="FollowedHyperlink"/>
    <w:basedOn w:val="DefaultParagraphFont"/>
    <w:semiHidden/>
    <w:locked/>
    <w:rsid w:val="001e2c72"/>
    <w:rPr>
      <w:color w:val="FF0000"/>
    </w:rPr>
  </w:style>
  <w:style w:type="character" w:styleId="EndnoteCharacters" w:customStyle="1">
    <w:name w:val="Endnote Characters"/>
    <w:qFormat/>
    <w:rsid w:val="004f6fc9"/>
    <w:rPr/>
  </w:style>
  <w:style w:type="character" w:styleId="EndnoteAnchor" w:customStyle="1">
    <w:name w:val="Endnote Anchor"/>
    <w:rsid w:val="004f6fc9"/>
    <w:rPr>
      <w:vertAlign w:val="superscript"/>
    </w:rPr>
  </w:style>
  <w:style w:type="character" w:styleId="Strong">
    <w:name w:val="Strong"/>
    <w:uiPriority w:val="99"/>
    <w:semiHidden/>
    <w:qFormat/>
    <w:locked/>
    <w:rsid w:val="008e5de3"/>
    <w:rPr>
      <w:b/>
      <w:color w:val="FF0000"/>
    </w:rPr>
  </w:style>
  <w:style w:type="character" w:styleId="FootnoteCharacters" w:customStyle="1">
    <w:name w:val="Footnote Characters"/>
    <w:basedOn w:val="BeschriftungZchn"/>
    <w:qFormat/>
    <w:rsid w:val="004f6fc9"/>
    <w:rPr>
      <w:rFonts w:ascii="Arial" w:hAnsi="Arial" w:cs="Arial"/>
      <w:bCs/>
      <w:color w:val="FF0000"/>
      <w:sz w:val="16"/>
      <w:vertAlign w:val="superscript"/>
    </w:rPr>
  </w:style>
  <w:style w:type="character" w:styleId="FootnoteAnchor" w:customStyle="1">
    <w:name w:val="Footnote Anchor"/>
    <w:rsid w:val="004f6fc9"/>
    <w:rPr>
      <w:vertAlign w:val="superscript"/>
    </w:rPr>
  </w:style>
  <w:style w:type="character" w:styleId="Emphasis">
    <w:name w:val="Emphasis"/>
    <w:uiPriority w:val="99"/>
    <w:semiHidden/>
    <w:qFormat/>
    <w:locked/>
    <w:rsid w:val="001e2c72"/>
    <w:rPr>
      <w:rFonts w:ascii="Times New Roman" w:hAnsi="Times New Roman" w:cs="Times New Roman"/>
      <w:b w:val="false"/>
      <w:i w:val="false"/>
      <w:iCs/>
      <w:caps w:val="false"/>
      <w:smallCaps w:val="false"/>
      <w:strike w:val="false"/>
      <w:dstrike w:val="false"/>
      <w:vanish w:val="false"/>
      <w:color w:val="FF0000"/>
      <w:spacing w:val="0"/>
      <w:w w:val="100"/>
      <w:kern w:val="0"/>
      <w:position w:val="0"/>
      <w:sz w:val="19"/>
      <w:sz w:val="19"/>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styleId="HTMLAcronym">
    <w:name w:val="HTML Acronym"/>
    <w:basedOn w:val="DefaultParagraphFont"/>
    <w:semiHidden/>
    <w:qFormat/>
    <w:locked/>
    <w:rsid w:val="001e2c72"/>
    <w:rPr>
      <w:color w:val="FF0000"/>
    </w:rPr>
  </w:style>
  <w:style w:type="character" w:styleId="HTMLSample">
    <w:name w:val="HTML Sample"/>
    <w:basedOn w:val="DefaultParagraphFont"/>
    <w:semiHidden/>
    <w:qFormat/>
    <w:locked/>
    <w:rsid w:val="001e2c72"/>
    <w:rPr>
      <w:color w:val="FF0000"/>
    </w:rPr>
  </w:style>
  <w:style w:type="character" w:styleId="HTMLCode">
    <w:name w:val="HTML Code"/>
    <w:semiHidden/>
    <w:qFormat/>
    <w:locked/>
    <w:rsid w:val="001e2c72"/>
    <w:rPr>
      <w:rFonts w:ascii="Times New Roman" w:hAnsi="Times New Roman" w:cs="Times New Roman"/>
      <w:b w:val="false"/>
      <w:i w:val="false"/>
      <w:caps w:val="false"/>
      <w:smallCaps w:val="false"/>
      <w:strike w:val="false"/>
      <w:dstrike w:val="false"/>
      <w:vanish w:val="false"/>
      <w:color w:val="FF0000"/>
      <w:spacing w:val="0"/>
      <w:w w:val="100"/>
      <w:kern w:val="0"/>
      <w:position w:val="0"/>
      <w:sz w:val="19"/>
      <w:sz w:val="19"/>
      <w:szCs w:val="20"/>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styleId="HTMLDefinition">
    <w:name w:val="HTML Definition"/>
    <w:semiHidden/>
    <w:qFormat/>
    <w:locked/>
    <w:rsid w:val="001e2c72"/>
    <w:rPr>
      <w:rFonts w:ascii="Times New Roman" w:hAnsi="Times New Roman" w:cs="Times New Roman"/>
      <w:b w:val="false"/>
      <w:i w:val="false"/>
      <w:iCs/>
      <w:caps w:val="false"/>
      <w:smallCaps w:val="false"/>
      <w:strike w:val="false"/>
      <w:dstrike w:val="false"/>
      <w:vanish w:val="false"/>
      <w:color w:val="FF0000"/>
      <w:spacing w:val="0"/>
      <w:w w:val="100"/>
      <w:kern w:val="0"/>
      <w:position w:val="0"/>
      <w:sz w:val="19"/>
      <w:sz w:val="19"/>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styleId="HTMLTypewriter">
    <w:name w:val="HTML Typewriter"/>
    <w:semiHidden/>
    <w:qFormat/>
    <w:locked/>
    <w:rsid w:val="001e2c72"/>
    <w:rPr>
      <w:rFonts w:ascii="Times New Roman" w:hAnsi="Times New Roman" w:cs="Times New Roman"/>
      <w:b w:val="false"/>
      <w:i w:val="false"/>
      <w:caps w:val="false"/>
      <w:smallCaps w:val="false"/>
      <w:strike w:val="false"/>
      <w:dstrike w:val="false"/>
      <w:vanish w:val="false"/>
      <w:color w:val="FF0000"/>
      <w:spacing w:val="0"/>
      <w:w w:val="100"/>
      <w:kern w:val="0"/>
      <w:position w:val="0"/>
      <w:sz w:val="19"/>
      <w:sz w:val="19"/>
      <w:szCs w:val="20"/>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styleId="HTMLKeyboard">
    <w:name w:val="HTML Keyboard"/>
    <w:semiHidden/>
    <w:qFormat/>
    <w:locked/>
    <w:rsid w:val="001e2c72"/>
    <w:rPr>
      <w:rFonts w:ascii="Times New Roman" w:hAnsi="Times New Roman" w:cs="Times New Roman"/>
      <w:b w:val="false"/>
      <w:i w:val="false"/>
      <w:caps w:val="false"/>
      <w:smallCaps w:val="false"/>
      <w:strike w:val="false"/>
      <w:dstrike w:val="false"/>
      <w:vanish w:val="false"/>
      <w:color w:val="FF0000"/>
      <w:spacing w:val="0"/>
      <w:w w:val="100"/>
      <w:kern w:val="0"/>
      <w:position w:val="0"/>
      <w:sz w:val="19"/>
      <w:sz w:val="19"/>
      <w:szCs w:val="20"/>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styleId="HTMLVariable">
    <w:name w:val="HTML Variable"/>
    <w:semiHidden/>
    <w:qFormat/>
    <w:locked/>
    <w:rsid w:val="001e2c72"/>
    <w:rPr>
      <w:rFonts w:ascii="Times New Roman" w:hAnsi="Times New Roman" w:cs="Times New Roman"/>
      <w:b w:val="false"/>
      <w:i w:val="false"/>
      <w:iCs/>
      <w:caps w:val="false"/>
      <w:smallCaps w:val="false"/>
      <w:strike w:val="false"/>
      <w:dstrike w:val="false"/>
      <w:vanish w:val="false"/>
      <w:color w:val="FF0000"/>
      <w:spacing w:val="0"/>
      <w:w w:val="100"/>
      <w:kern w:val="0"/>
      <w:position w:val="0"/>
      <w:sz w:val="19"/>
      <w:sz w:val="19"/>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styleId="HTMLCite">
    <w:name w:val="HTML Cite"/>
    <w:semiHidden/>
    <w:qFormat/>
    <w:locked/>
    <w:rsid w:val="001e2c72"/>
    <w:rPr>
      <w:rFonts w:ascii="Times New Roman" w:hAnsi="Times New Roman" w:cs="Times New Roman"/>
      <w:b w:val="false"/>
      <w:i w:val="false"/>
      <w:iCs/>
      <w:caps w:val="false"/>
      <w:smallCaps w:val="false"/>
      <w:strike w:val="false"/>
      <w:dstrike w:val="false"/>
      <w:vanish w:val="false"/>
      <w:color w:val="FF0000"/>
      <w:spacing w:val="0"/>
      <w:w w:val="100"/>
      <w:kern w:val="0"/>
      <w:position w:val="0"/>
      <w:sz w:val="19"/>
      <w:sz w:val="19"/>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styleId="InternetLink">
    <w:name w:val="Hyperlink"/>
    <w:locked/>
    <w:rsid w:val="0017426f"/>
    <w:rPr>
      <w:rFonts w:ascii="Arial" w:hAnsi="Arial" w:cs="Times New Roman"/>
      <w:b w:val="false"/>
      <w:i w:val="false"/>
      <w:caps w:val="false"/>
      <w:smallCaps w:val="false"/>
      <w:strike w:val="false"/>
      <w:dstrike w:val="false"/>
      <w:vanish w:val="false"/>
      <w:color w:val="FF0000"/>
      <w:spacing w:val="0"/>
      <w:w w:val="100"/>
      <w:kern w:val="0"/>
      <w:position w:val="0"/>
      <w:sz w:val="16"/>
      <w:sz w:val="16"/>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styleId="Annotationreference">
    <w:name w:val="annotation reference"/>
    <w:uiPriority w:val="99"/>
    <w:semiHidden/>
    <w:qFormat/>
    <w:locked/>
    <w:rsid w:val="001e2c72"/>
    <w:rPr>
      <w:rFonts w:ascii="Times New Roman" w:hAnsi="Times New Roman" w:cs="Times New Roman"/>
      <w:b w:val="false"/>
      <w:i w:val="false"/>
      <w:caps w:val="false"/>
      <w:smallCaps w:val="false"/>
      <w:strike w:val="false"/>
      <w:dstrike w:val="false"/>
      <w:vanish w:val="false"/>
      <w:color w:val="FF0000"/>
      <w:spacing w:val="0"/>
      <w:w w:val="100"/>
      <w:kern w:val="0"/>
      <w:position w:val="0"/>
      <w:sz w:val="19"/>
      <w:sz w:val="19"/>
      <w:szCs w:val="16"/>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styleId="Pagenumber">
    <w:name w:val="page number"/>
    <w:semiHidden/>
    <w:qFormat/>
    <w:locked/>
    <w:rsid w:val="008e5de3"/>
    <w:rPr>
      <w:b/>
      <w:sz w:val="19"/>
      <w:szCs w:val="19"/>
      <w14:numSpacing w14:val="tabular"/>
    </w:rPr>
  </w:style>
  <w:style w:type="character" w:styleId="Linenumber">
    <w:name w:val="line number"/>
    <w:semiHidden/>
    <w:qFormat/>
    <w:locked/>
    <w:rsid w:val="00903fce"/>
    <w:rPr>
      <w:rFonts w:ascii="Times New Roman" w:hAnsi="Times New Roman" w:cs="Times New Roman"/>
      <w:b w:val="false"/>
      <w:i w:val="false"/>
      <w:caps w:val="false"/>
      <w:smallCaps w:val="false"/>
      <w:strike w:val="false"/>
      <w:dstrike w:val="false"/>
      <w:vanish w:val="false"/>
      <w:color w:val="FF0000"/>
      <w:spacing w:val="0"/>
      <w:w w:val="100"/>
      <w:kern w:val="0"/>
      <w:position w:val="0"/>
      <w:sz w:val="16"/>
      <w:sz w:val="16"/>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styleId="Italic" w:customStyle="1">
    <w:name w:val="italic"/>
    <w:qFormat/>
    <w:locked/>
    <w:rsid w:val="008e5de3"/>
    <w:rPr>
      <w:i/>
    </w:rPr>
  </w:style>
  <w:style w:type="character" w:styleId="Bold" w:customStyle="1">
    <w:name w:val="bold"/>
    <w:qFormat/>
    <w:locked/>
    <w:rsid w:val="008e5de3"/>
    <w:rPr>
      <w:b/>
    </w:rPr>
  </w:style>
  <w:style w:type="character" w:styleId="Smallcaps" w:customStyle="1">
    <w:name w:val="smallcaps"/>
    <w:qFormat/>
    <w:locked/>
    <w:rsid w:val="008e5de3"/>
    <w:rPr>
      <w:smallCaps/>
    </w:rPr>
  </w:style>
  <w:style w:type="character" w:styleId="IntenseEmphasis">
    <w:name w:val="Intense Emphasis"/>
    <w:uiPriority w:val="99"/>
    <w:semiHidden/>
    <w:qFormat/>
    <w:locked/>
    <w:rsid w:val="00767749"/>
    <w:rPr>
      <w:rFonts w:ascii="Times New Roman" w:hAnsi="Times New Roman" w:cs="Times New Roman"/>
      <w:b w:val="false"/>
      <w:bCs/>
      <w:i w:val="false"/>
      <w:iCs/>
      <w:caps w:val="false"/>
      <w:smallCaps w:val="false"/>
      <w:strike w:val="false"/>
      <w:dstrike w:val="false"/>
      <w:vanish w:val="false"/>
      <w:color w:val="FF0000"/>
      <w:spacing w:val="0"/>
      <w:w w:val="100"/>
      <w:kern w:val="0"/>
      <w:position w:val="0"/>
      <w:sz w:val="19"/>
      <w:sz w:val="19"/>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styleId="IntenseReference">
    <w:name w:val="Intense Reference"/>
    <w:uiPriority w:val="99"/>
    <w:semiHidden/>
    <w:qFormat/>
    <w:locked/>
    <w:rsid w:val="00767749"/>
    <w:rPr>
      <w:rFonts w:ascii="Times New Roman" w:hAnsi="Times New Roman" w:cs="Times New Roman"/>
      <w:b w:val="false"/>
      <w:bCs/>
      <w:i w:val="false"/>
      <w:smallCaps/>
      <w:strike w:val="false"/>
      <w:dstrike w:val="false"/>
      <w:vanish w:val="false"/>
      <w:color w:val="FF0000"/>
      <w:spacing w:val="0"/>
      <w:w w:val="100"/>
      <w:kern w:val="0"/>
      <w:position w:val="0"/>
      <w:sz w:val="19"/>
      <w:sz w:val="19"/>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styleId="PlaceholderText">
    <w:name w:val="Placeholder Text"/>
    <w:uiPriority w:val="99"/>
    <w:semiHidden/>
    <w:qFormat/>
    <w:locked/>
    <w:rsid w:val="00767749"/>
    <w:rPr>
      <w:rFonts w:ascii="Times New Roman" w:hAnsi="Times New Roman" w:cs="Times New Roman"/>
      <w:b w:val="false"/>
      <w:i w:val="false"/>
      <w:caps w:val="false"/>
      <w:smallCaps w:val="false"/>
      <w:strike w:val="false"/>
      <w:dstrike w:val="false"/>
      <w:vanish w:val="false"/>
      <w:color w:val="FF0000"/>
      <w:spacing w:val="0"/>
      <w:w w:val="100"/>
      <w:kern w:val="0"/>
      <w:position w:val="0"/>
      <w:sz w:val="19"/>
      <w:sz w:val="19"/>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styleId="SubtleEmphasis">
    <w:name w:val="Subtle Emphasis"/>
    <w:uiPriority w:val="99"/>
    <w:semiHidden/>
    <w:qFormat/>
    <w:locked/>
    <w:rsid w:val="00767749"/>
    <w:rPr>
      <w:rFonts w:ascii="Times New Roman" w:hAnsi="Times New Roman" w:cs="Times New Roman"/>
      <w:b w:val="false"/>
      <w:i w:val="false"/>
      <w:iCs/>
      <w:caps w:val="false"/>
      <w:smallCaps w:val="false"/>
      <w:strike w:val="false"/>
      <w:dstrike w:val="false"/>
      <w:vanish w:val="false"/>
      <w:color w:val="FF0000"/>
      <w:spacing w:val="0"/>
      <w:w w:val="100"/>
      <w:kern w:val="0"/>
      <w:position w:val="0"/>
      <w:sz w:val="19"/>
      <w:sz w:val="19"/>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styleId="SubtleReference">
    <w:name w:val="Subtle Reference"/>
    <w:uiPriority w:val="99"/>
    <w:semiHidden/>
    <w:qFormat/>
    <w:locked/>
    <w:rsid w:val="00767749"/>
    <w:rPr>
      <w:rFonts w:ascii="Times New Roman" w:hAnsi="Times New Roman" w:cs="Times New Roman"/>
      <w:b w:val="false"/>
      <w:i w:val="false"/>
      <w:smallCaps/>
      <w:strike w:val="false"/>
      <w:dstrike w:val="false"/>
      <w:vanish w:val="false"/>
      <w:color w:val="FF0000"/>
      <w:spacing w:val="0"/>
      <w:w w:val="100"/>
      <w:kern w:val="0"/>
      <w:position w:val="0"/>
      <w:sz w:val="19"/>
      <w:sz w:val="19"/>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styleId="Dateline" w:customStyle="1">
    <w:name w:val="dateline"/>
    <w:uiPriority w:val="99"/>
    <w:qFormat/>
    <w:locked/>
    <w:rsid w:val="00ba439e"/>
    <w:rPr>
      <w:rFonts w:ascii="Arial" w:hAnsi="Arial" w:cs="Arial"/>
      <w:b/>
      <w:sz w:val="19"/>
    </w:rPr>
  </w:style>
  <w:style w:type="character" w:styleId="Superscript" w:customStyle="1">
    <w:name w:val="superscript"/>
    <w:qFormat/>
    <w:locked/>
    <w:rsid w:val="008e5de3"/>
    <w:rPr>
      <w:vertAlign w:val="superscript"/>
    </w:rPr>
  </w:style>
  <w:style w:type="character" w:styleId="Subscript" w:customStyle="1">
    <w:name w:val="subscript"/>
    <w:qFormat/>
    <w:locked/>
    <w:rsid w:val="008e5de3"/>
    <w:rPr>
      <w:vertAlign w:val="subscript"/>
    </w:rPr>
  </w:style>
  <w:style w:type="character" w:styleId="BookTitle">
    <w:name w:val="Book Title"/>
    <w:uiPriority w:val="99"/>
    <w:semiHidden/>
    <w:qFormat/>
    <w:locked/>
    <w:rsid w:val="003c5e89"/>
    <w:rPr>
      <w:rFonts w:ascii="Cambria" w:hAnsi="Cambria" w:eastAsia="맑은 고딕" w:cs="" w:asciiTheme="majorHAnsi" w:cstheme="majorBidi" w:eastAsiaTheme="majorEastAsia" w:hAnsiTheme="majorHAnsi"/>
      <w:b/>
      <w:bCs/>
      <w:smallCaps/>
      <w:color w:val="FF0000"/>
      <w:u w:val="single"/>
    </w:rPr>
  </w:style>
  <w:style w:type="character" w:styleId="Articletitle" w:customStyle="1">
    <w:name w:val="article-title"/>
    <w:basedOn w:val="DefaultParagraphFont"/>
    <w:uiPriority w:val="99"/>
    <w:qFormat/>
    <w:locked/>
    <w:rsid w:val="00452b19"/>
    <w:rPr>
      <w:color w:val="FF3300"/>
    </w:rPr>
  </w:style>
  <w:style w:type="character" w:styleId="Chaptertitle" w:customStyle="1">
    <w:name w:val="chapter-title"/>
    <w:basedOn w:val="DefaultParagraphFont"/>
    <w:uiPriority w:val="99"/>
    <w:qFormat/>
    <w:locked/>
    <w:rsid w:val="000c7a94"/>
    <w:rPr>
      <w:color w:val="009900"/>
    </w:rPr>
  </w:style>
  <w:style w:type="character" w:styleId="Collab" w:customStyle="1">
    <w:name w:val="collab"/>
    <w:basedOn w:val="DefaultParagraphFont"/>
    <w:uiPriority w:val="99"/>
    <w:qFormat/>
    <w:locked/>
    <w:rsid w:val="000c7a94"/>
    <w:rPr>
      <w:color w:val="CC99FF"/>
    </w:rPr>
  </w:style>
  <w:style w:type="character" w:styleId="Comment" w:customStyle="1">
    <w:name w:val="comment"/>
    <w:basedOn w:val="DefaultParagraphFont"/>
    <w:uiPriority w:val="99"/>
    <w:qFormat/>
    <w:locked/>
    <w:rsid w:val="00163a6d"/>
    <w:rPr>
      <w:color w:val="DB5E00"/>
    </w:rPr>
  </w:style>
  <w:style w:type="character" w:styleId="Extlink" w:customStyle="1">
    <w:name w:val="ext-link"/>
    <w:basedOn w:val="DefaultParagraphFont"/>
    <w:uiPriority w:val="99"/>
    <w:qFormat/>
    <w:locked/>
    <w:rsid w:val="00163a6d"/>
    <w:rPr>
      <w:color w:val="6666FF"/>
    </w:rPr>
  </w:style>
  <w:style w:type="character" w:styleId="Fpage" w:customStyle="1">
    <w:name w:val="fpage"/>
    <w:basedOn w:val="DefaultParagraphFont"/>
    <w:uiPriority w:val="99"/>
    <w:qFormat/>
    <w:locked/>
    <w:rsid w:val="00163a6d"/>
    <w:rPr>
      <w:color w:val="339933"/>
    </w:rPr>
  </w:style>
  <w:style w:type="character" w:styleId="Givennames" w:customStyle="1">
    <w:name w:val="given-names"/>
    <w:basedOn w:val="DefaultParagraphFont"/>
    <w:uiPriority w:val="99"/>
    <w:qFormat/>
    <w:locked/>
    <w:rsid w:val="00163a6d"/>
    <w:rPr>
      <w:color w:val="009999"/>
    </w:rPr>
  </w:style>
  <w:style w:type="character" w:styleId="Isbn" w:customStyle="1">
    <w:name w:val="isbn"/>
    <w:basedOn w:val="DefaultParagraphFont"/>
    <w:uiPriority w:val="99"/>
    <w:qFormat/>
    <w:locked/>
    <w:rsid w:val="00163a6d"/>
    <w:rPr>
      <w:color w:val="9900CC"/>
    </w:rPr>
  </w:style>
  <w:style w:type="character" w:styleId="Issn" w:customStyle="1">
    <w:name w:val="issn"/>
    <w:basedOn w:val="DefaultParagraphFont"/>
    <w:uiPriority w:val="99"/>
    <w:qFormat/>
    <w:locked/>
    <w:rsid w:val="00240bdf"/>
    <w:rPr>
      <w:color w:val="CC9900"/>
    </w:rPr>
  </w:style>
  <w:style w:type="character" w:styleId="Issue" w:customStyle="1">
    <w:name w:val="issue"/>
    <w:basedOn w:val="DefaultParagraphFont"/>
    <w:uiPriority w:val="99"/>
    <w:qFormat/>
    <w:locked/>
    <w:rsid w:val="00d82b60"/>
    <w:rPr>
      <w:color w:val="CD99CC"/>
    </w:rPr>
  </w:style>
  <w:style w:type="character" w:styleId="Lpage" w:customStyle="1">
    <w:name w:val="lpage"/>
    <w:basedOn w:val="DefaultParagraphFont"/>
    <w:uiPriority w:val="99"/>
    <w:qFormat/>
    <w:locked/>
    <w:rsid w:val="00112456"/>
    <w:rPr>
      <w:color w:val="990033"/>
    </w:rPr>
  </w:style>
  <w:style w:type="character" w:styleId="Publisherloc" w:customStyle="1">
    <w:name w:val="publisher-loc"/>
    <w:basedOn w:val="DefaultParagraphFont"/>
    <w:uiPriority w:val="99"/>
    <w:qFormat/>
    <w:locked/>
    <w:rsid w:val="00112456"/>
    <w:rPr>
      <w:color w:val="808080"/>
    </w:rPr>
  </w:style>
  <w:style w:type="character" w:styleId="Publishername" w:customStyle="1">
    <w:name w:val="publisher-name"/>
    <w:basedOn w:val="DefaultParagraphFont"/>
    <w:uiPriority w:val="99"/>
    <w:qFormat/>
    <w:locked/>
    <w:rsid w:val="00112456"/>
    <w:rPr>
      <w:color w:val="000000"/>
    </w:rPr>
  </w:style>
  <w:style w:type="character" w:styleId="Source" w:customStyle="1">
    <w:name w:val="source"/>
    <w:basedOn w:val="DefaultParagraphFont"/>
    <w:uiPriority w:val="99"/>
    <w:qFormat/>
    <w:locked/>
    <w:rsid w:val="003d47b9"/>
    <w:rPr>
      <w:color w:val="FFCC00"/>
    </w:rPr>
  </w:style>
  <w:style w:type="character" w:styleId="Surname" w:customStyle="1">
    <w:name w:val="surname"/>
    <w:basedOn w:val="DefaultParagraphFont"/>
    <w:uiPriority w:val="99"/>
    <w:qFormat/>
    <w:locked/>
    <w:rsid w:val="003d47b9"/>
    <w:rPr>
      <w:color w:val="FF9900"/>
    </w:rPr>
  </w:style>
  <w:style w:type="character" w:styleId="Transsource" w:customStyle="1">
    <w:name w:val="trans-source"/>
    <w:basedOn w:val="DefaultParagraphFont"/>
    <w:uiPriority w:val="99"/>
    <w:qFormat/>
    <w:locked/>
    <w:rsid w:val="003d47b9"/>
    <w:rPr>
      <w:color w:val="997300"/>
    </w:rPr>
  </w:style>
  <w:style w:type="character" w:styleId="Transtitle" w:customStyle="1">
    <w:name w:val="trans-title"/>
    <w:basedOn w:val="DefaultParagraphFont"/>
    <w:uiPriority w:val="99"/>
    <w:qFormat/>
    <w:locked/>
    <w:rsid w:val="003d47b9"/>
    <w:rPr>
      <w:color w:val="0066CC"/>
    </w:rPr>
  </w:style>
  <w:style w:type="character" w:styleId="Uri" w:customStyle="1">
    <w:name w:val="uri"/>
    <w:basedOn w:val="DefaultParagraphFont"/>
    <w:uiPriority w:val="99"/>
    <w:qFormat/>
    <w:locked/>
    <w:rsid w:val="003d47b9"/>
    <w:rPr>
      <w:color w:val="FF0066"/>
    </w:rPr>
  </w:style>
  <w:style w:type="character" w:styleId="Volume" w:customStyle="1">
    <w:name w:val="volume"/>
    <w:basedOn w:val="DefaultParagraphFont"/>
    <w:uiPriority w:val="99"/>
    <w:qFormat/>
    <w:locked/>
    <w:rsid w:val="003d47b9"/>
    <w:rPr>
      <w:color w:val="00B0F0"/>
    </w:rPr>
  </w:style>
  <w:style w:type="character" w:styleId="Year" w:customStyle="1">
    <w:name w:val="year"/>
    <w:basedOn w:val="DefaultParagraphFont"/>
    <w:uiPriority w:val="99"/>
    <w:qFormat/>
    <w:locked/>
    <w:rsid w:val="003d47b9"/>
    <w:rPr>
      <w:color w:val="000099"/>
    </w:rPr>
  </w:style>
  <w:style w:type="character" w:styleId="Refedition" w:customStyle="1">
    <w:name w:val="ref_edition"/>
    <w:basedOn w:val="DefaultParagraphFont"/>
    <w:uiPriority w:val="99"/>
    <w:qFormat/>
    <w:locked/>
    <w:rsid w:val="00655628"/>
    <w:rPr>
      <w:color w:val="CC3399"/>
    </w:rPr>
  </w:style>
  <w:style w:type="character" w:styleId="BeschriftungZchn" w:customStyle="1">
    <w:name w:val="Beschriftung Zchn"/>
    <w:basedOn w:val="DefaultParagraphFont"/>
    <w:link w:val="Beschriftung"/>
    <w:qFormat/>
    <w:rsid w:val="004f6fc9"/>
    <w:rPr>
      <w:rFonts w:ascii="Arial" w:hAnsi="Arial" w:cs="Arial"/>
      <w:bCs/>
      <w:color w:val="FF0000"/>
      <w:sz w:val="16"/>
    </w:rPr>
  </w:style>
  <w:style w:type="character" w:styleId="VerbatimChar" w:customStyle="1">
    <w:name w:val="Verbatim Char"/>
    <w:basedOn w:val="BeschriftungZchn"/>
    <w:link w:val="SourceCode"/>
    <w:qFormat/>
    <w:rsid w:val="004f6fc9"/>
    <w:rPr>
      <w:rFonts w:ascii="Consolas" w:hAnsi="Consolas" w:cs="Arial"/>
      <w:bCs/>
      <w:color w:val="FF0000"/>
      <w:sz w:val="22"/>
    </w:rPr>
  </w:style>
  <w:style w:type="character" w:styleId="SectionNumber" w:customStyle="1">
    <w:name w:val="Section Number"/>
    <w:basedOn w:val="BeschriftungZchn"/>
    <w:qFormat/>
    <w:rsid w:val="004f6fc9"/>
    <w:rPr>
      <w:rFonts w:ascii="Arial" w:hAnsi="Arial" w:cs="Arial"/>
      <w:bCs/>
      <w:color w:val="FF0000"/>
      <w:sz w:val="16"/>
    </w:rPr>
  </w:style>
  <w:style w:type="character" w:styleId="KeywordTok" w:customStyle="1">
    <w:name w:val="KeywordTok"/>
    <w:basedOn w:val="VerbatimChar"/>
    <w:qFormat/>
    <w:rsid w:val="004f6fc9"/>
    <w:rPr>
      <w:rFonts w:ascii="Consolas" w:hAnsi="Consolas" w:cs="Arial"/>
      <w:b/>
      <w:bCs/>
      <w:color w:val="007020"/>
      <w:sz w:val="22"/>
    </w:rPr>
  </w:style>
  <w:style w:type="character" w:styleId="DataTypeTok" w:customStyle="1">
    <w:name w:val="DataTypeTok"/>
    <w:basedOn w:val="VerbatimChar"/>
    <w:qFormat/>
    <w:rsid w:val="004f6fc9"/>
    <w:rPr>
      <w:rFonts w:ascii="Consolas" w:hAnsi="Consolas" w:cs="Arial"/>
      <w:bCs/>
      <w:color w:val="902000"/>
      <w:sz w:val="22"/>
    </w:rPr>
  </w:style>
  <w:style w:type="character" w:styleId="DecValTok" w:customStyle="1">
    <w:name w:val="DecValTok"/>
    <w:basedOn w:val="VerbatimChar"/>
    <w:qFormat/>
    <w:rsid w:val="004f6fc9"/>
    <w:rPr>
      <w:rFonts w:ascii="Consolas" w:hAnsi="Consolas" w:cs="Arial"/>
      <w:bCs/>
      <w:color w:val="40A070"/>
      <w:sz w:val="22"/>
    </w:rPr>
  </w:style>
  <w:style w:type="character" w:styleId="BaseNTok" w:customStyle="1">
    <w:name w:val="BaseNTok"/>
    <w:basedOn w:val="VerbatimChar"/>
    <w:qFormat/>
    <w:rsid w:val="004f6fc9"/>
    <w:rPr>
      <w:rFonts w:ascii="Consolas" w:hAnsi="Consolas" w:cs="Arial"/>
      <w:bCs/>
      <w:color w:val="40A070"/>
      <w:sz w:val="22"/>
    </w:rPr>
  </w:style>
  <w:style w:type="character" w:styleId="FloatTok" w:customStyle="1">
    <w:name w:val="FloatTok"/>
    <w:basedOn w:val="VerbatimChar"/>
    <w:qFormat/>
    <w:rsid w:val="004f6fc9"/>
    <w:rPr>
      <w:rFonts w:ascii="Consolas" w:hAnsi="Consolas" w:cs="Arial"/>
      <w:bCs/>
      <w:color w:val="40A070"/>
      <w:sz w:val="22"/>
    </w:rPr>
  </w:style>
  <w:style w:type="character" w:styleId="ConstantTok" w:customStyle="1">
    <w:name w:val="ConstantTok"/>
    <w:basedOn w:val="VerbatimChar"/>
    <w:qFormat/>
    <w:rsid w:val="004f6fc9"/>
    <w:rPr>
      <w:rFonts w:ascii="Consolas" w:hAnsi="Consolas" w:cs="Arial"/>
      <w:bCs/>
      <w:color w:val="880000"/>
      <w:sz w:val="22"/>
    </w:rPr>
  </w:style>
  <w:style w:type="character" w:styleId="CharTok" w:customStyle="1">
    <w:name w:val="CharTok"/>
    <w:basedOn w:val="VerbatimChar"/>
    <w:qFormat/>
    <w:rsid w:val="004f6fc9"/>
    <w:rPr>
      <w:rFonts w:ascii="Consolas" w:hAnsi="Consolas" w:cs="Arial"/>
      <w:bCs/>
      <w:color w:val="4070A0"/>
      <w:sz w:val="22"/>
    </w:rPr>
  </w:style>
  <w:style w:type="character" w:styleId="SpecialCharTok" w:customStyle="1">
    <w:name w:val="SpecialCharTok"/>
    <w:basedOn w:val="VerbatimChar"/>
    <w:qFormat/>
    <w:rsid w:val="004f6fc9"/>
    <w:rPr>
      <w:rFonts w:ascii="Consolas" w:hAnsi="Consolas" w:cs="Arial"/>
      <w:bCs/>
      <w:color w:val="4070A0"/>
      <w:sz w:val="22"/>
    </w:rPr>
  </w:style>
  <w:style w:type="character" w:styleId="StringTok" w:customStyle="1">
    <w:name w:val="StringTok"/>
    <w:basedOn w:val="VerbatimChar"/>
    <w:qFormat/>
    <w:rsid w:val="004f6fc9"/>
    <w:rPr>
      <w:rFonts w:ascii="Consolas" w:hAnsi="Consolas" w:cs="Arial"/>
      <w:bCs/>
      <w:color w:val="4070A0"/>
      <w:sz w:val="22"/>
    </w:rPr>
  </w:style>
  <w:style w:type="character" w:styleId="VerbatimStringTok" w:customStyle="1">
    <w:name w:val="VerbatimStringTok"/>
    <w:basedOn w:val="VerbatimChar"/>
    <w:qFormat/>
    <w:rsid w:val="004f6fc9"/>
    <w:rPr>
      <w:rFonts w:ascii="Consolas" w:hAnsi="Consolas" w:cs="Arial"/>
      <w:bCs/>
      <w:color w:val="4070A0"/>
      <w:sz w:val="22"/>
    </w:rPr>
  </w:style>
  <w:style w:type="character" w:styleId="SpecialStringTok" w:customStyle="1">
    <w:name w:val="SpecialStringTok"/>
    <w:basedOn w:val="VerbatimChar"/>
    <w:qFormat/>
    <w:rsid w:val="004f6fc9"/>
    <w:rPr>
      <w:rFonts w:ascii="Consolas" w:hAnsi="Consolas" w:cs="Arial"/>
      <w:bCs/>
      <w:color w:val="BB6688"/>
      <w:sz w:val="22"/>
    </w:rPr>
  </w:style>
  <w:style w:type="character" w:styleId="ImportTok" w:customStyle="1">
    <w:name w:val="ImportTok"/>
    <w:basedOn w:val="VerbatimChar"/>
    <w:qFormat/>
    <w:rsid w:val="004f6fc9"/>
    <w:rPr>
      <w:rFonts w:ascii="Consolas" w:hAnsi="Consolas" w:cs="Arial"/>
      <w:bCs/>
      <w:color w:val="FF0000"/>
      <w:sz w:val="22"/>
    </w:rPr>
  </w:style>
  <w:style w:type="character" w:styleId="CommentTok" w:customStyle="1">
    <w:name w:val="CommentTok"/>
    <w:basedOn w:val="VerbatimChar"/>
    <w:qFormat/>
    <w:rsid w:val="004f6fc9"/>
    <w:rPr>
      <w:rFonts w:ascii="Consolas" w:hAnsi="Consolas" w:cs="Arial"/>
      <w:bCs/>
      <w:i/>
      <w:color w:val="60A0B0"/>
      <w:sz w:val="22"/>
    </w:rPr>
  </w:style>
  <w:style w:type="character" w:styleId="DocumentationTok" w:customStyle="1">
    <w:name w:val="DocumentationTok"/>
    <w:basedOn w:val="VerbatimChar"/>
    <w:qFormat/>
    <w:rsid w:val="004f6fc9"/>
    <w:rPr>
      <w:rFonts w:ascii="Consolas" w:hAnsi="Consolas" w:cs="Arial"/>
      <w:bCs/>
      <w:i/>
      <w:color w:val="BA2121"/>
      <w:sz w:val="22"/>
    </w:rPr>
  </w:style>
  <w:style w:type="character" w:styleId="AnnotationTok" w:customStyle="1">
    <w:name w:val="AnnotationTok"/>
    <w:basedOn w:val="VerbatimChar"/>
    <w:qFormat/>
    <w:rsid w:val="004f6fc9"/>
    <w:rPr>
      <w:rFonts w:ascii="Consolas" w:hAnsi="Consolas" w:cs="Arial"/>
      <w:b/>
      <w:bCs/>
      <w:i/>
      <w:color w:val="60A0B0"/>
      <w:sz w:val="22"/>
    </w:rPr>
  </w:style>
  <w:style w:type="character" w:styleId="CommentVarTok" w:customStyle="1">
    <w:name w:val="CommentVarTok"/>
    <w:basedOn w:val="VerbatimChar"/>
    <w:qFormat/>
    <w:rsid w:val="004f6fc9"/>
    <w:rPr>
      <w:rFonts w:ascii="Consolas" w:hAnsi="Consolas" w:cs="Arial"/>
      <w:b/>
      <w:bCs/>
      <w:i/>
      <w:color w:val="60A0B0"/>
      <w:sz w:val="22"/>
    </w:rPr>
  </w:style>
  <w:style w:type="character" w:styleId="OtherTok" w:customStyle="1">
    <w:name w:val="OtherTok"/>
    <w:basedOn w:val="VerbatimChar"/>
    <w:qFormat/>
    <w:rsid w:val="004f6fc9"/>
    <w:rPr>
      <w:rFonts w:ascii="Consolas" w:hAnsi="Consolas" w:cs="Arial"/>
      <w:bCs/>
      <w:color w:val="007020"/>
      <w:sz w:val="22"/>
    </w:rPr>
  </w:style>
  <w:style w:type="character" w:styleId="FunctionTok" w:customStyle="1">
    <w:name w:val="FunctionTok"/>
    <w:basedOn w:val="VerbatimChar"/>
    <w:qFormat/>
    <w:rsid w:val="004f6fc9"/>
    <w:rPr>
      <w:rFonts w:ascii="Consolas" w:hAnsi="Consolas" w:cs="Arial"/>
      <w:bCs/>
      <w:color w:val="06287E"/>
      <w:sz w:val="22"/>
    </w:rPr>
  </w:style>
  <w:style w:type="character" w:styleId="VariableTok" w:customStyle="1">
    <w:name w:val="VariableTok"/>
    <w:basedOn w:val="VerbatimChar"/>
    <w:qFormat/>
    <w:rsid w:val="004f6fc9"/>
    <w:rPr>
      <w:rFonts w:ascii="Consolas" w:hAnsi="Consolas" w:cs="Arial"/>
      <w:bCs/>
      <w:color w:val="19177C"/>
      <w:sz w:val="22"/>
    </w:rPr>
  </w:style>
  <w:style w:type="character" w:styleId="ControlFlowTok" w:customStyle="1">
    <w:name w:val="ControlFlowTok"/>
    <w:basedOn w:val="VerbatimChar"/>
    <w:qFormat/>
    <w:rsid w:val="004f6fc9"/>
    <w:rPr>
      <w:rFonts w:ascii="Consolas" w:hAnsi="Consolas" w:cs="Arial"/>
      <w:b/>
      <w:bCs/>
      <w:color w:val="007020"/>
      <w:sz w:val="22"/>
    </w:rPr>
  </w:style>
  <w:style w:type="character" w:styleId="OperatorTok" w:customStyle="1">
    <w:name w:val="OperatorTok"/>
    <w:basedOn w:val="VerbatimChar"/>
    <w:qFormat/>
    <w:rsid w:val="004f6fc9"/>
    <w:rPr>
      <w:rFonts w:ascii="Consolas" w:hAnsi="Consolas" w:cs="Arial"/>
      <w:bCs/>
      <w:color w:val="666666"/>
      <w:sz w:val="22"/>
    </w:rPr>
  </w:style>
  <w:style w:type="character" w:styleId="BuiltInTok" w:customStyle="1">
    <w:name w:val="BuiltInTok"/>
    <w:basedOn w:val="VerbatimChar"/>
    <w:qFormat/>
    <w:rsid w:val="004f6fc9"/>
    <w:rPr>
      <w:rFonts w:ascii="Consolas" w:hAnsi="Consolas" w:cs="Arial"/>
      <w:bCs/>
      <w:color w:val="FF0000"/>
      <w:sz w:val="22"/>
    </w:rPr>
  </w:style>
  <w:style w:type="character" w:styleId="ExtensionTok" w:customStyle="1">
    <w:name w:val="ExtensionTok"/>
    <w:basedOn w:val="VerbatimChar"/>
    <w:qFormat/>
    <w:rsid w:val="004f6fc9"/>
    <w:rPr>
      <w:rFonts w:ascii="Consolas" w:hAnsi="Consolas" w:cs="Arial"/>
      <w:bCs/>
      <w:color w:val="FF0000"/>
      <w:sz w:val="22"/>
    </w:rPr>
  </w:style>
  <w:style w:type="character" w:styleId="PreprocessorTok" w:customStyle="1">
    <w:name w:val="PreprocessorTok"/>
    <w:basedOn w:val="VerbatimChar"/>
    <w:qFormat/>
    <w:rsid w:val="004f6fc9"/>
    <w:rPr>
      <w:rFonts w:ascii="Consolas" w:hAnsi="Consolas" w:cs="Arial"/>
      <w:bCs/>
      <w:color w:val="BC7A00"/>
      <w:sz w:val="22"/>
    </w:rPr>
  </w:style>
  <w:style w:type="character" w:styleId="AttributeTok" w:customStyle="1">
    <w:name w:val="AttributeTok"/>
    <w:basedOn w:val="VerbatimChar"/>
    <w:qFormat/>
    <w:rsid w:val="004f6fc9"/>
    <w:rPr>
      <w:rFonts w:ascii="Consolas" w:hAnsi="Consolas" w:cs="Arial"/>
      <w:bCs/>
      <w:color w:val="7D9029"/>
      <w:sz w:val="22"/>
    </w:rPr>
  </w:style>
  <w:style w:type="character" w:styleId="RegionMarkerTok" w:customStyle="1">
    <w:name w:val="RegionMarkerTok"/>
    <w:basedOn w:val="VerbatimChar"/>
    <w:qFormat/>
    <w:rsid w:val="004f6fc9"/>
    <w:rPr>
      <w:rFonts w:ascii="Consolas" w:hAnsi="Consolas" w:cs="Arial"/>
      <w:bCs/>
      <w:color w:val="FF0000"/>
      <w:sz w:val="22"/>
    </w:rPr>
  </w:style>
  <w:style w:type="character" w:styleId="InformationTok" w:customStyle="1">
    <w:name w:val="InformationTok"/>
    <w:basedOn w:val="VerbatimChar"/>
    <w:qFormat/>
    <w:rsid w:val="004f6fc9"/>
    <w:rPr>
      <w:rFonts w:ascii="Consolas" w:hAnsi="Consolas" w:cs="Arial"/>
      <w:b/>
      <w:bCs/>
      <w:i/>
      <w:color w:val="60A0B0"/>
      <w:sz w:val="22"/>
    </w:rPr>
  </w:style>
  <w:style w:type="character" w:styleId="WarningTok" w:customStyle="1">
    <w:name w:val="WarningTok"/>
    <w:basedOn w:val="VerbatimChar"/>
    <w:qFormat/>
    <w:rsid w:val="004f6fc9"/>
    <w:rPr>
      <w:rFonts w:ascii="Consolas" w:hAnsi="Consolas" w:cs="Arial"/>
      <w:b/>
      <w:bCs/>
      <w:i/>
      <w:color w:val="60A0B0"/>
      <w:sz w:val="22"/>
    </w:rPr>
  </w:style>
  <w:style w:type="character" w:styleId="AlertTok" w:customStyle="1">
    <w:name w:val="AlertTok"/>
    <w:basedOn w:val="VerbatimChar"/>
    <w:qFormat/>
    <w:rsid w:val="004f6fc9"/>
    <w:rPr>
      <w:rFonts w:ascii="Consolas" w:hAnsi="Consolas" w:cs="Arial"/>
      <w:b/>
      <w:bCs/>
      <w:color w:val="FF0000"/>
      <w:sz w:val="22"/>
    </w:rPr>
  </w:style>
  <w:style w:type="character" w:styleId="ErrorTok" w:customStyle="1">
    <w:name w:val="ErrorTok"/>
    <w:basedOn w:val="VerbatimChar"/>
    <w:qFormat/>
    <w:rsid w:val="004f6fc9"/>
    <w:rPr>
      <w:rFonts w:ascii="Consolas" w:hAnsi="Consolas" w:cs="Arial"/>
      <w:b/>
      <w:bCs/>
      <w:color w:val="FF0000"/>
      <w:sz w:val="22"/>
    </w:rPr>
  </w:style>
  <w:style w:type="character" w:styleId="NormalTok" w:customStyle="1">
    <w:name w:val="NormalTok"/>
    <w:basedOn w:val="VerbatimChar"/>
    <w:qFormat/>
    <w:rsid w:val="004f6fc9"/>
    <w:rPr>
      <w:rFonts w:ascii="Consolas" w:hAnsi="Consolas" w:cs="Arial"/>
      <w:bCs/>
      <w:color w:val="FF0000"/>
      <w:sz w:val="22"/>
    </w:rPr>
  </w:style>
  <w:style w:type="character" w:styleId="IndexLink" w:customStyle="1">
    <w:name w:val="Index Link"/>
    <w:qFormat/>
    <w:rsid w:val="004f6fc9"/>
    <w:rPr/>
  </w:style>
  <w:style w:type="character" w:styleId="LineNumbering">
    <w:name w:val="Line Numbering"/>
    <w:rPr/>
  </w:style>
  <w:style w:type="paragraph" w:styleId="Heading" w:customStyle="1">
    <w:name w:val="Heading"/>
    <w:basedOn w:val="Normal"/>
    <w:next w:val="TextBody"/>
    <w:qFormat/>
    <w:rsid w:val="004f6fc9"/>
    <w:pPr>
      <w:keepNext w:val="true"/>
      <w:spacing w:before="240" w:after="120"/>
    </w:pPr>
    <w:rPr>
      <w:rFonts w:ascii="Liberation Sans" w:hAnsi="Liberation Sans" w:eastAsia="Droid Sans Fallback" w:cs="Droid Sans Devanagari"/>
      <w:sz w:val="28"/>
      <w:szCs w:val="28"/>
    </w:rPr>
  </w:style>
  <w:style w:type="paragraph" w:styleId="TextBody">
    <w:name w:val="Body Text"/>
    <w:qFormat/>
    <w:locked/>
    <w:rsid w:val="001e2c72"/>
    <w:pPr>
      <w:widowControl/>
      <w:suppressAutoHyphens w:val="true"/>
      <w:bidi w:val="0"/>
      <w:spacing w:lineRule="exact" w:line="260" w:before="0" w:after="0"/>
      <w:ind w:firstLine="340"/>
      <w:jc w:val="left"/>
    </w:pPr>
    <w:rPr>
      <w:rFonts w:ascii="Times New Roman" w:hAnsi="Times New Roman" w:eastAsia="맑은 고딕" w:cs="Times New Roman"/>
      <w:color w:val="FF0000"/>
      <w:kern w:val="0"/>
      <w:sz w:val="19"/>
      <w:szCs w:val="24"/>
      <w:lang w:val="de-DE" w:eastAsia="de-DE" w:bidi="ar-SA"/>
    </w:rPr>
  </w:style>
  <w:style w:type="paragraph" w:styleId="List">
    <w:name w:val="List"/>
    <w:basedOn w:val="List1"/>
    <w:locked/>
    <w:rsid w:val="00de2ce1"/>
    <w:pPr/>
    <w:rPr>
      <w:color w:val="FF0000"/>
    </w:rPr>
  </w:style>
  <w:style w:type="paragraph" w:styleId="Caption">
    <w:name w:val="Caption"/>
    <w:basedOn w:val="Normal"/>
    <w:qFormat/>
    <w:pPr>
      <w:suppressLineNumbers/>
      <w:spacing w:before="120" w:after="120"/>
    </w:pPr>
    <w:rPr>
      <w:rFonts w:ascii="Times New Roman" w:hAnsi="Times New Roman" w:cs="Arial Unicode MS"/>
      <w:i/>
      <w:iCs/>
      <w:sz w:val="24"/>
      <w:szCs w:val="24"/>
    </w:rPr>
  </w:style>
  <w:style w:type="paragraph" w:styleId="Index" w:customStyle="1">
    <w:name w:val="Index"/>
    <w:basedOn w:val="Normal"/>
    <w:qFormat/>
    <w:rsid w:val="004f6fc9"/>
    <w:pPr>
      <w:suppressLineNumbers/>
    </w:pPr>
    <w:rPr>
      <w:rFonts w:cs="Droid Sans Devanagari"/>
    </w:rPr>
  </w:style>
  <w:style w:type="paragraph" w:styleId="Formulablock" w:customStyle="1">
    <w:name w:val="formula_block"/>
    <w:qFormat/>
    <w:locked/>
    <w:rsid w:val="00cc6ee4"/>
    <w:pPr>
      <w:widowControl/>
      <w:suppressAutoHyphens w:val="true"/>
      <w:bidi w:val="0"/>
      <w:spacing w:lineRule="atLeast" w:line="260" w:before="220" w:after="220"/>
      <w:jc w:val="center"/>
    </w:pPr>
    <w:rPr>
      <w:rFonts w:ascii="Times New Roman" w:hAnsi="Times New Roman" w:eastAsia="맑은 고딕" w:cs="Times New Roman" w:eastAsiaTheme="minorEastAsia"/>
      <w:color w:val="auto"/>
      <w:kern w:val="0"/>
      <w:sz w:val="19"/>
      <w:szCs w:val="24"/>
      <w:lang w:val="de-DE" w:eastAsia="de-DE" w:bidi="ar-SA"/>
    </w:rPr>
  </w:style>
  <w:style w:type="paragraph" w:styleId="Figure" w:customStyle="1">
    <w:name w:val="figure"/>
    <w:next w:val="Captionfigure"/>
    <w:qFormat/>
    <w:locked/>
    <w:rsid w:val="00790321"/>
    <w:pPr>
      <w:keepNext w:val="true"/>
      <w:widowControl/>
      <w:suppressAutoHyphens w:val="true"/>
      <w:bidi w:val="0"/>
      <w:spacing w:lineRule="atLeast" w:line="260" w:before="390" w:after="260"/>
      <w:jc w:val="left"/>
    </w:pPr>
    <w:rPr>
      <w:rFonts w:ascii="Times New Roman" w:hAnsi="Times New Roman" w:eastAsia="맑은 고딕" w:cs="Times New Roman" w:eastAsiaTheme="minorEastAsia"/>
      <w:color w:val="auto"/>
      <w:kern w:val="0"/>
      <w:sz w:val="19"/>
      <w:szCs w:val="24"/>
      <w:lang w:val="de-DE" w:eastAsia="de-DE" w:bidi="ar-SA"/>
    </w:rPr>
  </w:style>
  <w:style w:type="paragraph" w:styleId="Captionfigure" w:customStyle="1">
    <w:name w:val="caption_figure"/>
    <w:qFormat/>
    <w:locked/>
    <w:rsid w:val="00790321"/>
    <w:pPr>
      <w:widowControl/>
      <w:suppressAutoHyphens w:val="true"/>
      <w:bidi w:val="0"/>
      <w:spacing w:lineRule="exact" w:line="220" w:before="0" w:after="390"/>
      <w:jc w:val="left"/>
    </w:pPr>
    <w:rPr>
      <w:rFonts w:ascii="Arial" w:hAnsi="Arial" w:eastAsia="맑은 고딕" w:cs="Arial"/>
      <w:color w:val="auto"/>
      <w:kern w:val="0"/>
      <w:sz w:val="16"/>
      <w:szCs w:val="16"/>
      <w:lang w:val="de-DE" w:eastAsia="de-DE" w:bidi="ar-SA"/>
      <w14:numSpacing w14:val="proportional"/>
    </w:rPr>
  </w:style>
  <w:style w:type="paragraph" w:styleId="Tabletext" w:customStyle="1">
    <w:name w:val="table_text"/>
    <w:qFormat/>
    <w:locked/>
    <w:rsid w:val="00375d2c"/>
    <w:pPr>
      <w:widowControl/>
      <w:suppressAutoHyphens w:val="true"/>
      <w:bidi w:val="0"/>
      <w:spacing w:lineRule="exact" w:line="220" w:before="0" w:after="0"/>
      <w:jc w:val="left"/>
    </w:pPr>
    <w:rPr>
      <w:rFonts w:ascii="Arial" w:hAnsi="Arial" w:eastAsia="맑은 고딕" w:cs="Arial"/>
      <w:color w:val="auto"/>
      <w:kern w:val="0"/>
      <w:sz w:val="16"/>
      <w:szCs w:val="24"/>
      <w:lang w:val="de-DE" w:eastAsia="de-DE" w:bidi="ar-SA"/>
      <w14:numSpacing w14:val="tabular"/>
    </w:rPr>
  </w:style>
  <w:style w:type="paragraph" w:styleId="Captiontable" w:customStyle="1">
    <w:name w:val="caption_table"/>
    <w:qFormat/>
    <w:locked/>
    <w:rsid w:val="00375d2c"/>
    <w:pPr>
      <w:keepNext w:val="true"/>
      <w:widowControl/>
      <w:suppressAutoHyphens w:val="true"/>
      <w:bidi w:val="0"/>
      <w:spacing w:lineRule="exact" w:line="220" w:before="390" w:after="260"/>
      <w:jc w:val="left"/>
    </w:pPr>
    <w:rPr>
      <w:rFonts w:ascii="Arial" w:hAnsi="Arial" w:eastAsia="맑은 고딕" w:cs="Arial" w:eastAsiaTheme="minorEastAsia"/>
      <w:color w:val="auto"/>
      <w:kern w:val="0"/>
      <w:sz w:val="16"/>
      <w:szCs w:val="16"/>
      <w:lang w:val="de-DE" w:eastAsia="de-DE" w:bidi="ar-SA"/>
    </w:rPr>
  </w:style>
  <w:style w:type="paragraph" w:styleId="Chaptertitle1" w:customStyle="1">
    <w:name w:val="chapter_title"/>
    <w:qFormat/>
    <w:locked/>
    <w:rsid w:val="00fc51cd"/>
    <w:pPr>
      <w:widowControl/>
      <w:suppressAutoHyphens w:val="true"/>
      <w:bidi w:val="0"/>
      <w:spacing w:lineRule="exact" w:line="390" w:before="0" w:after="220"/>
      <w:jc w:val="left"/>
    </w:pPr>
    <w:rPr>
      <w:rFonts w:ascii="Arial" w:hAnsi="Arial" w:eastAsia="맑은 고딕" w:cs="Arial"/>
      <w:b/>
      <w:color w:val="auto"/>
      <w:kern w:val="0"/>
      <w:sz w:val="34"/>
      <w:szCs w:val="24"/>
      <w:lang w:val="de-DE" w:eastAsia="de-DE" w:bidi="ar-SA"/>
      <w14:numSpacing w14:val="proportional"/>
    </w:rPr>
  </w:style>
  <w:style w:type="paragraph" w:styleId="Chaptersubtitle" w:customStyle="1">
    <w:name w:val="chapter_subtitle"/>
    <w:qFormat/>
    <w:locked/>
    <w:rsid w:val="00fc51cd"/>
    <w:pPr>
      <w:widowControl/>
      <w:suppressAutoHyphens w:val="true"/>
      <w:bidi w:val="0"/>
      <w:spacing w:lineRule="exact" w:line="300" w:before="0" w:after="310"/>
      <w:jc w:val="left"/>
    </w:pPr>
    <w:rPr>
      <w:rFonts w:ascii="Arial" w:hAnsi="Arial" w:eastAsia="맑은 고딕" w:cs="Arial"/>
      <w:color w:val="auto"/>
      <w:kern w:val="0"/>
      <w:sz w:val="24"/>
      <w:szCs w:val="24"/>
      <w:lang w:val="de-DE" w:eastAsia="de-DE" w:bidi="ar-SA"/>
      <w14:numSpacing w14:val="proportional"/>
    </w:rPr>
  </w:style>
  <w:style w:type="paragraph" w:styleId="Parttitle" w:customStyle="1">
    <w:name w:val="part_title"/>
    <w:qFormat/>
    <w:locked/>
    <w:rsid w:val="00ba439e"/>
    <w:pPr>
      <w:keepLines/>
      <w:widowControl/>
      <w:suppressAutoHyphens w:val="true"/>
      <w:bidi w:val="0"/>
      <w:spacing w:lineRule="exact" w:line="390" w:before="0" w:after="0"/>
      <w:jc w:val="left"/>
    </w:pPr>
    <w:rPr>
      <w:rFonts w:ascii="Arial" w:hAnsi="Arial" w:eastAsia="맑은 고딕" w:cs="Arial" w:eastAsiaTheme="minorEastAsia"/>
      <w:color w:val="auto"/>
      <w:kern w:val="0"/>
      <w:sz w:val="30"/>
      <w:szCs w:val="24"/>
      <w:lang w:val="de-DE" w:eastAsia="de-DE" w:bidi="ar-SA"/>
    </w:rPr>
  </w:style>
  <w:style w:type="paragraph" w:styleId="Head1" w:customStyle="1">
    <w:name w:val="head1"/>
    <w:next w:val="Paraignoreindent"/>
    <w:qFormat/>
    <w:locked/>
    <w:rsid w:val="00ac59f2"/>
    <w:pPr>
      <w:keepNext w:val="true"/>
      <w:widowControl/>
      <w:tabs>
        <w:tab w:val="clear" w:pos="57"/>
        <w:tab w:val="left" w:pos="665" w:leader="none"/>
      </w:tabs>
      <w:suppressAutoHyphens w:val="true"/>
      <w:bidi w:val="0"/>
      <w:spacing w:lineRule="exact" w:line="390" w:before="520" w:after="260"/>
      <w:jc w:val="left"/>
      <w:outlineLvl w:val="0"/>
    </w:pPr>
    <w:rPr>
      <w:rFonts w:ascii="Arial" w:hAnsi="Arial" w:eastAsia="맑은 고딕" w:cs="Arial"/>
      <w:b/>
      <w:color w:val="auto"/>
      <w:kern w:val="0"/>
      <w:sz w:val="30"/>
      <w:szCs w:val="24"/>
      <w:lang w:val="de-DE" w:eastAsia="de-DE" w:bidi="ar-SA"/>
      <w14:numSpacing w14:val="proportional"/>
    </w:rPr>
  </w:style>
  <w:style w:type="paragraph" w:styleId="Head2" w:customStyle="1">
    <w:name w:val="head2"/>
    <w:next w:val="Paraignoreindent"/>
    <w:qFormat/>
    <w:locked/>
    <w:rsid w:val="00ac59f2"/>
    <w:pPr>
      <w:keepNext w:val="true"/>
      <w:widowControl/>
      <w:tabs>
        <w:tab w:val="clear" w:pos="57"/>
        <w:tab w:val="left" w:pos="736" w:leader="none"/>
        <w:tab w:val="left" w:pos="873" w:leader="none"/>
        <w:tab w:val="left" w:pos="1010" w:leader="none"/>
      </w:tabs>
      <w:suppressAutoHyphens w:val="true"/>
      <w:bidi w:val="0"/>
      <w:spacing w:lineRule="exact" w:line="300" w:before="480" w:after="180"/>
      <w:jc w:val="left"/>
      <w:outlineLvl w:val="1"/>
    </w:pPr>
    <w:rPr>
      <w:rFonts w:ascii="Arial" w:hAnsi="Arial" w:eastAsia="맑은 고딕" w:cs="Arial"/>
      <w:b/>
      <w:color w:val="auto"/>
      <w:kern w:val="0"/>
      <w:sz w:val="24"/>
      <w:szCs w:val="24"/>
      <w:lang w:val="de-DE" w:eastAsia="de-DE" w:bidi="ar-SA"/>
      <w14:numSpacing w14:val="proportional"/>
    </w:rPr>
  </w:style>
  <w:style w:type="paragraph" w:styleId="Head3" w:customStyle="1">
    <w:name w:val="head3"/>
    <w:next w:val="Paraignoreindent"/>
    <w:qFormat/>
    <w:locked/>
    <w:rsid w:val="00ac59f2"/>
    <w:pPr>
      <w:keepNext w:val="true"/>
      <w:widowControl/>
      <w:tabs>
        <w:tab w:val="clear" w:pos="57"/>
        <w:tab w:val="left" w:pos="743" w:leader="none"/>
        <w:tab w:val="left" w:pos="854" w:leader="none"/>
        <w:tab w:val="left" w:pos="964" w:leader="none"/>
        <w:tab w:val="left" w:pos="1069" w:leader="none"/>
        <w:tab w:val="left" w:pos="1179" w:leader="none"/>
      </w:tabs>
      <w:suppressAutoHyphens w:val="true"/>
      <w:bidi w:val="0"/>
      <w:spacing w:lineRule="exact" w:line="260" w:before="520" w:after="260"/>
      <w:jc w:val="left"/>
      <w:outlineLvl w:val="2"/>
    </w:pPr>
    <w:rPr>
      <w:rFonts w:ascii="Arial" w:hAnsi="Arial" w:eastAsia="맑은 고딕" w:cs="Arial"/>
      <w:b/>
      <w:color w:val="auto"/>
      <w:kern w:val="0"/>
      <w:sz w:val="19"/>
      <w:szCs w:val="24"/>
      <w:lang w:val="de-DE" w:eastAsia="de-DE" w:bidi="ar-SA"/>
      <w14:numSpacing w14:val="proportional"/>
    </w:rPr>
  </w:style>
  <w:style w:type="paragraph" w:styleId="Head4" w:customStyle="1">
    <w:name w:val="head4"/>
    <w:next w:val="Paraignoreindent"/>
    <w:qFormat/>
    <w:locked/>
    <w:rsid w:val="00de5323"/>
    <w:pPr>
      <w:keepNext w:val="true"/>
      <w:widowControl/>
      <w:tabs>
        <w:tab w:val="clear" w:pos="57"/>
        <w:tab w:val="left" w:pos="906" w:leader="none"/>
        <w:tab w:val="left" w:pos="1016" w:leader="none"/>
        <w:tab w:val="left" w:pos="1127" w:leader="none"/>
        <w:tab w:val="left" w:pos="1231" w:leader="none"/>
        <w:tab w:val="left" w:pos="1342" w:leader="none"/>
        <w:tab w:val="left" w:pos="1453" w:leader="none"/>
        <w:tab w:val="left" w:pos="1557" w:leader="none"/>
      </w:tabs>
      <w:suppressAutoHyphens w:val="true"/>
      <w:bidi w:val="0"/>
      <w:spacing w:lineRule="exact" w:line="260" w:before="390" w:after="0"/>
      <w:ind w:left="692" w:hanging="692"/>
      <w:jc w:val="left"/>
      <w:outlineLvl w:val="3"/>
    </w:pPr>
    <w:rPr>
      <w:rFonts w:ascii="Arial" w:hAnsi="Arial" w:eastAsia="맑은 고딕" w:cs="Arial"/>
      <w:b/>
      <w:color w:val="auto"/>
      <w:kern w:val="0"/>
      <w:sz w:val="19"/>
      <w:szCs w:val="24"/>
      <w:lang w:val="de-DE" w:eastAsia="de-DE" w:bidi="ar-SA"/>
      <w14:numSpacing w14:val="proportional"/>
    </w:rPr>
  </w:style>
  <w:style w:type="paragraph" w:styleId="Head5" w:customStyle="1">
    <w:name w:val="head5"/>
    <w:next w:val="Paraignoreindent"/>
    <w:qFormat/>
    <w:locked/>
    <w:rsid w:val="00de5323"/>
    <w:pPr>
      <w:keepNext w:val="true"/>
      <w:widowControl/>
      <w:tabs>
        <w:tab w:val="clear" w:pos="57"/>
        <w:tab w:val="left" w:pos="1069" w:leader="none"/>
        <w:tab w:val="left" w:pos="1179" w:leader="none"/>
        <w:tab w:val="left" w:pos="1290" w:leader="none"/>
        <w:tab w:val="left" w:pos="1394" w:leader="none"/>
        <w:tab w:val="left" w:pos="1505" w:leader="none"/>
        <w:tab w:val="left" w:pos="1609" w:leader="none"/>
        <w:tab w:val="left" w:pos="1720" w:leader="none"/>
        <w:tab w:val="left" w:pos="1831" w:leader="none"/>
        <w:tab w:val="left" w:pos="1935" w:leader="none"/>
      </w:tabs>
      <w:suppressAutoHyphens w:val="true"/>
      <w:bidi w:val="0"/>
      <w:spacing w:lineRule="exact" w:line="260" w:before="390" w:after="0"/>
      <w:ind w:left="856" w:hanging="856"/>
      <w:jc w:val="left"/>
      <w:outlineLvl w:val="4"/>
    </w:pPr>
    <w:rPr>
      <w:rFonts w:ascii="Arial" w:hAnsi="Arial" w:eastAsia="맑은 고딕" w:cs="Arial" w:eastAsiaTheme="minorEastAsia"/>
      <w:b/>
      <w:color w:val="auto"/>
      <w:kern w:val="0"/>
      <w:sz w:val="19"/>
      <w:szCs w:val="24"/>
      <w:lang w:val="en-US" w:eastAsia="de-DE" w:bidi="ar-SA"/>
    </w:rPr>
  </w:style>
  <w:style w:type="paragraph" w:styleId="Address" w:customStyle="1">
    <w:name w:val="address"/>
    <w:qFormat/>
    <w:locked/>
    <w:rsid w:val="00ba439e"/>
    <w:pPr>
      <w:widowControl/>
      <w:suppressAutoHyphens w:val="true"/>
      <w:bidi w:val="0"/>
      <w:spacing w:lineRule="exact" w:line="220" w:before="0" w:after="0"/>
      <w:contextualSpacing/>
      <w:jc w:val="left"/>
    </w:pPr>
    <w:rPr>
      <w:rFonts w:ascii="Arial" w:hAnsi="Arial" w:eastAsia="맑은 고딕" w:cs="Arial"/>
      <w:color w:val="auto"/>
      <w:kern w:val="0"/>
      <w:sz w:val="16"/>
      <w:szCs w:val="24"/>
      <w:lang w:val="de-DE" w:eastAsia="de-DE" w:bidi="ar-SA"/>
      <w14:numSpacing w14:val="proportional"/>
    </w:rPr>
  </w:style>
  <w:style w:type="paragraph" w:styleId="Tablehead" w:customStyle="1">
    <w:name w:val="table_head"/>
    <w:basedOn w:val="Tabletext"/>
    <w:qFormat/>
    <w:locked/>
    <w:rsid w:val="00a8346e"/>
    <w:pPr/>
    <w:rPr>
      <w:b/>
    </w:rPr>
  </w:style>
  <w:style w:type="paragraph" w:styleId="List1" w:customStyle="1">
    <w:name w:val="list1"/>
    <w:qFormat/>
    <w:locked/>
    <w:rsid w:val="00c93242"/>
    <w:pPr>
      <w:widowControl/>
      <w:tabs>
        <w:tab w:val="clear" w:pos="57"/>
        <w:tab w:val="left" w:pos="340" w:leader="none"/>
      </w:tabs>
      <w:suppressAutoHyphens w:val="true"/>
      <w:bidi w:val="0"/>
      <w:spacing w:lineRule="exact" w:line="260" w:before="0" w:after="260"/>
      <w:ind w:left="340" w:hanging="340"/>
      <w:contextualSpacing/>
      <w:jc w:val="both"/>
    </w:pPr>
    <w:rPr>
      <w:rFonts w:ascii="Times New Roman" w:hAnsi="Times New Roman" w:eastAsia="맑은 고딕" w:cs="Times New Roman" w:eastAsiaTheme="minorEastAsia"/>
      <w:color w:val="auto"/>
      <w:kern w:val="0"/>
      <w:sz w:val="19"/>
      <w:szCs w:val="24"/>
      <w:lang w:val="de-DE" w:eastAsia="de-DE" w:bidi="ar-SA"/>
    </w:rPr>
  </w:style>
  <w:style w:type="paragraph" w:styleId="List2" w:customStyle="1">
    <w:name w:val="list2"/>
    <w:qFormat/>
    <w:locked/>
    <w:rsid w:val="00c93242"/>
    <w:pPr>
      <w:widowControl/>
      <w:tabs>
        <w:tab w:val="clear" w:pos="57"/>
        <w:tab w:val="left" w:pos="340" w:leader="none"/>
        <w:tab w:val="left" w:pos="680" w:leader="none"/>
      </w:tabs>
      <w:suppressAutoHyphens w:val="true"/>
      <w:bidi w:val="0"/>
      <w:spacing w:lineRule="exact" w:line="260" w:before="0" w:after="260"/>
      <w:ind w:left="680" w:hanging="340"/>
      <w:contextualSpacing/>
      <w:jc w:val="both"/>
    </w:pPr>
    <w:rPr>
      <w:rFonts w:ascii="Times New Roman" w:hAnsi="Times New Roman" w:eastAsia="맑은 고딕" w:cs="Times New Roman" w:eastAsiaTheme="minorEastAsia"/>
      <w:color w:val="auto"/>
      <w:kern w:val="0"/>
      <w:sz w:val="19"/>
      <w:szCs w:val="24"/>
      <w:lang w:val="de-DE" w:eastAsia="de-DE" w:bidi="ar-SA"/>
    </w:rPr>
  </w:style>
  <w:style w:type="paragraph" w:styleId="List3" w:customStyle="1">
    <w:name w:val="list3"/>
    <w:qFormat/>
    <w:locked/>
    <w:rsid w:val="00c93242"/>
    <w:pPr>
      <w:widowControl/>
      <w:tabs>
        <w:tab w:val="clear" w:pos="57"/>
        <w:tab w:val="left" w:pos="340" w:leader="none"/>
        <w:tab w:val="left" w:pos="680" w:leader="none"/>
        <w:tab w:val="left" w:pos="1020" w:leader="none"/>
      </w:tabs>
      <w:suppressAutoHyphens w:val="true"/>
      <w:bidi w:val="0"/>
      <w:spacing w:lineRule="exact" w:line="260" w:before="0" w:after="260"/>
      <w:ind w:left="1020" w:hanging="340"/>
      <w:contextualSpacing/>
      <w:jc w:val="both"/>
    </w:pPr>
    <w:rPr>
      <w:rFonts w:ascii="Times New Roman" w:hAnsi="Times New Roman" w:eastAsia="맑은 고딕" w:cs="Times New Roman" w:eastAsiaTheme="minorEastAsia"/>
      <w:color w:val="auto"/>
      <w:kern w:val="0"/>
      <w:sz w:val="19"/>
      <w:szCs w:val="24"/>
      <w:lang w:val="de-DE" w:eastAsia="de-DE" w:bidi="ar-SA"/>
    </w:rPr>
  </w:style>
  <w:style w:type="paragraph" w:styleId="Booktitle1" w:customStyle="1">
    <w:name w:val="book_title"/>
    <w:qFormat/>
    <w:locked/>
    <w:rsid w:val="00a05ca7"/>
    <w:pPr>
      <w:widowControl/>
      <w:suppressAutoHyphens w:val="true"/>
      <w:bidi w:val="0"/>
      <w:spacing w:lineRule="exact" w:line="910" w:before="0" w:after="0"/>
      <w:jc w:val="left"/>
    </w:pPr>
    <w:rPr>
      <w:rFonts w:ascii="Arial" w:hAnsi="Arial" w:eastAsia="맑은 고딕" w:cs="Arial"/>
      <w:b/>
      <w:color w:val="auto"/>
      <w:kern w:val="0"/>
      <w:sz w:val="84"/>
      <w:szCs w:val="24"/>
      <w:lang w:val="de-DE" w:eastAsia="de-DE" w:bidi="ar-SA"/>
      <w14:numSpacing w14:val="proportional"/>
    </w:rPr>
  </w:style>
  <w:style w:type="paragraph" w:styleId="Booksubtitle" w:customStyle="1">
    <w:name w:val="book_subtitle"/>
    <w:qFormat/>
    <w:locked/>
    <w:rsid w:val="00fc51cd"/>
    <w:pPr>
      <w:widowControl/>
      <w:suppressAutoHyphens w:val="true"/>
      <w:bidi w:val="0"/>
      <w:spacing w:lineRule="exact" w:line="340" w:before="0" w:after="680"/>
      <w:jc w:val="left"/>
    </w:pPr>
    <w:rPr>
      <w:rFonts w:ascii="Times New Roman" w:hAnsi="Times New Roman" w:eastAsia="맑은 고딕" w:cs="Times New Roman"/>
      <w:color w:val="auto"/>
      <w:kern w:val="0"/>
      <w:sz w:val="28"/>
      <w:szCs w:val="24"/>
      <w:lang w:val="de-DE" w:eastAsia="de-DE" w:bidi="ar-SA"/>
      <w14:numSpacing w14:val="proportional"/>
    </w:rPr>
  </w:style>
  <w:style w:type="paragraph" w:styleId="Author" w:customStyle="1">
    <w:name w:val="author"/>
    <w:next w:val="Booktitle1"/>
    <w:qFormat/>
    <w:locked/>
    <w:rsid w:val="00ba439e"/>
    <w:pPr>
      <w:keepNext w:val="true"/>
      <w:widowControl/>
      <w:suppressAutoHyphens w:val="true"/>
      <w:bidi w:val="0"/>
      <w:spacing w:lineRule="exact" w:line="520" w:before="438" w:after="210"/>
      <w:jc w:val="left"/>
    </w:pPr>
    <w:rPr>
      <w:rFonts w:ascii="Arial" w:hAnsi="Arial" w:eastAsia="맑은 고딕" w:cs="Arial" w:eastAsiaTheme="minorEastAsia"/>
      <w:color w:val="auto"/>
      <w:kern w:val="0"/>
      <w:sz w:val="48"/>
      <w:szCs w:val="24"/>
      <w:lang w:val="de-DE" w:eastAsia="de-DE" w:bidi="ar-SA"/>
    </w:rPr>
  </w:style>
  <w:style w:type="paragraph" w:styleId="Editor" w:customStyle="1">
    <w:name w:val="editor"/>
    <w:qFormat/>
    <w:locked/>
    <w:rsid w:val="00fc51cd"/>
    <w:pPr>
      <w:widowControl/>
      <w:suppressAutoHyphens w:val="true"/>
      <w:bidi w:val="0"/>
      <w:spacing w:lineRule="exact" w:line="340" w:before="0" w:after="340"/>
      <w:contextualSpacing/>
      <w:jc w:val="left"/>
    </w:pPr>
    <w:rPr>
      <w:rFonts w:ascii="Arial" w:hAnsi="Arial" w:eastAsia="맑은 고딕" w:cs="Arial" w:eastAsiaTheme="minorEastAsia"/>
      <w:color w:val="auto"/>
      <w:kern w:val="0"/>
      <w:sz w:val="28"/>
      <w:szCs w:val="24"/>
      <w:lang w:val="de-DE" w:eastAsia="de-DE" w:bidi="ar-SA"/>
    </w:rPr>
  </w:style>
  <w:style w:type="paragraph" w:styleId="Doi" w:customStyle="1">
    <w:name w:val="doi"/>
    <w:uiPriority w:val="99"/>
    <w:qFormat/>
    <w:locked/>
    <w:rsid w:val="00217562"/>
    <w:pPr>
      <w:widowControl/>
      <w:suppressAutoHyphens w:val="true"/>
      <w:bidi w:val="0"/>
      <w:spacing w:lineRule="exact" w:line="220" w:before="0" w:after="130"/>
      <w:contextualSpacing/>
      <w:jc w:val="left"/>
    </w:pPr>
    <w:rPr>
      <w:rFonts w:ascii="Arial" w:hAnsi="Arial" w:eastAsia="맑은 고딕" w:cs="Arial" w:eastAsiaTheme="minorEastAsia"/>
      <w:color w:val="auto"/>
      <w:kern w:val="0"/>
      <w:sz w:val="16"/>
      <w:szCs w:val="24"/>
      <w:lang w:val="de-DE" w:eastAsia="de-DE" w:bidi="ar-SA"/>
    </w:rPr>
  </w:style>
  <w:style w:type="paragraph" w:styleId="Footnote" w:customStyle="1">
    <w:name w:val="footnote"/>
    <w:qFormat/>
    <w:locked/>
    <w:rsid w:val="00413ae6"/>
    <w:pPr>
      <w:widowControl/>
      <w:tabs>
        <w:tab w:val="clear" w:pos="57"/>
        <w:tab w:val="left" w:pos="170" w:leader="none"/>
        <w:tab w:val="left" w:pos="255" w:leader="none"/>
        <w:tab w:val="left" w:pos="340" w:leader="none"/>
      </w:tabs>
      <w:suppressAutoHyphens w:val="true"/>
      <w:bidi w:val="0"/>
      <w:spacing w:lineRule="exact" w:line="220" w:before="0" w:after="0"/>
      <w:jc w:val="both"/>
    </w:pPr>
    <w:rPr>
      <w:rFonts w:ascii="Times New Roman" w:hAnsi="Times New Roman" w:eastAsia="맑은 고딕" w:cs="Times New Roman"/>
      <w:color w:val="auto"/>
      <w:kern w:val="0"/>
      <w:sz w:val="16"/>
      <w:szCs w:val="24"/>
      <w:lang w:val="de-DE" w:eastAsia="de-DE" w:bidi="ar-SA"/>
      <w14:numSpacing w14:val="proportional"/>
    </w:rPr>
  </w:style>
  <w:style w:type="paragraph" w:styleId="Reference" w:customStyle="1">
    <w:name w:val="reference"/>
    <w:qFormat/>
    <w:locked/>
    <w:rsid w:val="001207ed"/>
    <w:pPr>
      <w:widowControl/>
      <w:suppressAutoHyphens w:val="true"/>
      <w:bidi w:val="0"/>
      <w:spacing w:lineRule="exact" w:line="220" w:before="0" w:after="0"/>
      <w:ind w:left="340" w:hanging="340"/>
      <w:jc w:val="left"/>
    </w:pPr>
    <w:rPr>
      <w:rFonts w:ascii="Arial" w:hAnsi="Arial" w:eastAsia="맑은 고딕" w:cs="Arial" w:eastAsiaTheme="minorEastAsia"/>
      <w:color w:val="auto"/>
      <w:kern w:val="0"/>
      <w:sz w:val="16"/>
      <w:szCs w:val="24"/>
      <w:lang w:val="de-DE" w:eastAsia="de-DE" w:bidi="ar-SA"/>
    </w:rPr>
  </w:style>
  <w:style w:type="paragraph" w:styleId="Balken4" w:customStyle="1">
    <w:name w:val="Balken4"/>
    <w:qFormat/>
    <w:locked/>
    <w:rsid w:val="003d726c"/>
    <w:pPr>
      <w:widowControl/>
      <w:suppressAutoHyphens w:val="true"/>
      <w:bidi w:val="0"/>
      <w:spacing w:lineRule="exact" w:line="260" w:before="0" w:after="0"/>
      <w:jc w:val="left"/>
    </w:pPr>
    <w:rPr>
      <w:rFonts w:ascii="Arial" w:hAnsi="Arial" w:eastAsia="맑은 고딕" w:cs="Times New Roman" w:eastAsiaTheme="minorEastAsia"/>
      <w:color w:val="auto"/>
      <w:spacing w:val="-4"/>
      <w:kern w:val="0"/>
      <w:sz w:val="16"/>
      <w:szCs w:val="24"/>
      <w:vertAlign w:val="subscript"/>
      <w:lang w:val="de-DE" w:eastAsia="de-DE" w:bidi="ar-SA"/>
    </w:rPr>
  </w:style>
  <w:style w:type="paragraph" w:styleId="HeaderandFooter" w:customStyle="1">
    <w:name w:val="Header and Footer"/>
    <w:basedOn w:val="Normal"/>
    <w:qFormat/>
    <w:rsid w:val="004f6fc9"/>
    <w:pPr>
      <w:suppressLineNumbers/>
      <w:tabs>
        <w:tab w:val="clear" w:pos="57"/>
        <w:tab w:val="center" w:pos="4680" w:leader="none"/>
        <w:tab w:val="right" w:pos="9360" w:leader="none"/>
      </w:tabs>
    </w:pPr>
    <w:rPr/>
  </w:style>
  <w:style w:type="paragraph" w:styleId="Header">
    <w:name w:val="Header"/>
    <w:uiPriority w:val="99"/>
    <w:semiHidden/>
    <w:locked/>
    <w:rsid w:val="00ba439e"/>
    <w:pPr>
      <w:widowControl/>
      <w:tabs>
        <w:tab w:val="clear" w:pos="57"/>
        <w:tab w:val="right" w:pos="6917" w:leader="none"/>
      </w:tabs>
      <w:suppressAutoHyphens w:val="true"/>
      <w:bidi w:val="0"/>
      <w:spacing w:lineRule="exact" w:line="260" w:before="0" w:after="0"/>
      <w:jc w:val="left"/>
    </w:pPr>
    <w:rPr>
      <w:rFonts w:ascii="Arial" w:hAnsi="Arial" w:eastAsia="맑은 고딕" w:cs="Arial"/>
      <w:color w:val="auto"/>
      <w:kern w:val="0"/>
      <w:sz w:val="16"/>
      <w:szCs w:val="16"/>
      <w:lang w:val="de-DE" w:eastAsia="de-DE" w:bidi="ar-SA"/>
      <w14:numSpacing w14:val="proportional"/>
    </w:rPr>
  </w:style>
  <w:style w:type="paragraph" w:styleId="Chapterauthor" w:customStyle="1">
    <w:name w:val="chapter_author"/>
    <w:next w:val="Chaptertitle1"/>
    <w:qFormat/>
    <w:locked/>
    <w:rsid w:val="00fc51cd"/>
    <w:pPr>
      <w:keepNext w:val="true"/>
      <w:widowControl/>
      <w:suppressAutoHyphens w:val="true"/>
      <w:bidi w:val="0"/>
      <w:spacing w:lineRule="exact" w:line="300" w:before="0" w:after="0"/>
      <w:jc w:val="left"/>
    </w:pPr>
    <w:rPr>
      <w:rFonts w:ascii="Arial" w:hAnsi="Arial" w:eastAsia="맑은 고딕" w:cs="Times New Roman" w:eastAsiaTheme="minorEastAsia"/>
      <w:color w:val="auto"/>
      <w:kern w:val="0"/>
      <w:sz w:val="24"/>
      <w:szCs w:val="24"/>
      <w:lang w:val="de-DE" w:eastAsia="de-DE" w:bidi="ar-SA"/>
    </w:rPr>
  </w:style>
  <w:style w:type="paragraph" w:styleId="Contents1">
    <w:name w:val="TOC 1"/>
    <w:locked/>
    <w:rsid w:val="009c3df1"/>
    <w:pPr>
      <w:widowControl/>
      <w:tabs>
        <w:tab w:val="clear" w:pos="57"/>
        <w:tab w:val="left" w:pos="680" w:leader="none"/>
      </w:tabs>
      <w:suppressAutoHyphens w:val="true"/>
      <w:bidi w:val="0"/>
      <w:spacing w:lineRule="exact" w:line="260" w:before="260" w:after="0"/>
      <w:ind w:left="680" w:hanging="680"/>
      <w:jc w:val="left"/>
    </w:pPr>
    <w:rPr>
      <w:rFonts w:ascii="Arial" w:hAnsi="Arial" w:eastAsia="맑은 고딕" w:cs="Times New Roman"/>
      <w:b/>
      <w:color w:val="auto"/>
      <w:kern w:val="0"/>
      <w:sz w:val="19"/>
      <w:szCs w:val="24"/>
      <w:lang w:val="de-DE" w:eastAsia="de-DE" w:bidi="ar-SA"/>
      <w14:numSpacing w14:val="proportional"/>
    </w:rPr>
  </w:style>
  <w:style w:type="paragraph" w:styleId="Frontmattertitletoc" w:customStyle="1">
    <w:name w:val="front_matter_title_toc"/>
    <w:basedOn w:val="Frontmattertitle"/>
    <w:next w:val="Paraignoreindent"/>
    <w:qFormat/>
    <w:locked/>
    <w:rsid w:val="002d34c0"/>
    <w:pPr/>
    <w:rPr/>
  </w:style>
  <w:style w:type="paragraph" w:styleId="Paragraph" w:customStyle="1">
    <w:name w:val="paragraph"/>
    <w:qFormat/>
    <w:locked/>
    <w:rsid w:val="005b186e"/>
    <w:pPr>
      <w:widowControl/>
      <w:suppressAutoHyphens w:val="true"/>
      <w:bidi w:val="0"/>
      <w:spacing w:lineRule="exact" w:line="260" w:before="0" w:after="0"/>
      <w:ind w:firstLine="340"/>
      <w:jc w:val="both"/>
    </w:pPr>
    <w:rPr>
      <w:rFonts w:ascii="Times New Roman" w:hAnsi="Times New Roman" w:eastAsia="맑은 고딕" w:cs="Times New Roman"/>
      <w:color w:val="auto"/>
      <w:kern w:val="0"/>
      <w:sz w:val="19"/>
      <w:szCs w:val="24"/>
      <w:lang w:val="de-DE" w:eastAsia="de-DE" w:bidi="ar-SA"/>
      <w14:numSpacing w14:val="proportional"/>
    </w:rPr>
  </w:style>
  <w:style w:type="paragraph" w:styleId="Abstract" w:customStyle="1">
    <w:name w:val="abstract"/>
    <w:next w:val="Keywords"/>
    <w:qFormat/>
    <w:locked/>
    <w:rsid w:val="00fc51cd"/>
    <w:pPr>
      <w:widowControl/>
      <w:suppressAutoHyphens w:val="true"/>
      <w:bidi w:val="0"/>
      <w:spacing w:lineRule="exact" w:line="260" w:before="0" w:after="130"/>
      <w:jc w:val="both"/>
    </w:pPr>
    <w:rPr>
      <w:rFonts w:ascii="Times New Roman" w:hAnsi="Times New Roman" w:eastAsia="맑은 고딕" w:cs="Times New Roman"/>
      <w:color w:val="auto"/>
      <w:kern w:val="0"/>
      <w:sz w:val="19"/>
      <w:szCs w:val="24"/>
      <w:lang w:val="de-DE" w:eastAsia="de-DE" w:bidi="ar-SA"/>
      <w14:numSpacing w14:val="proportional"/>
    </w:rPr>
  </w:style>
  <w:style w:type="paragraph" w:styleId="Keywords" w:customStyle="1">
    <w:name w:val="keywords"/>
    <w:qFormat/>
    <w:locked/>
    <w:rsid w:val="00fc51cd"/>
    <w:pPr>
      <w:widowControl/>
      <w:suppressAutoHyphens w:val="true"/>
      <w:bidi w:val="0"/>
      <w:spacing w:lineRule="exact" w:line="260" w:before="0" w:after="130"/>
      <w:jc w:val="left"/>
    </w:pPr>
    <w:rPr>
      <w:rFonts w:ascii="Times New Roman" w:hAnsi="Times New Roman" w:eastAsia="맑은 고딕" w:cs="Times New Roman"/>
      <w:color w:val="auto"/>
      <w:kern w:val="0"/>
      <w:sz w:val="19"/>
      <w:szCs w:val="24"/>
      <w:lang w:val="de-DE" w:eastAsia="de-DE" w:bidi="ar-SA"/>
      <w14:numSpacing w14:val="proportional"/>
    </w:rPr>
  </w:style>
  <w:style w:type="paragraph" w:styleId="Quotation" w:customStyle="1">
    <w:name w:val="quotation"/>
    <w:next w:val="Paraignoreindent"/>
    <w:uiPriority w:val="99"/>
    <w:qFormat/>
    <w:locked/>
    <w:rsid w:val="00ba439e"/>
    <w:pPr>
      <w:widowControl/>
      <w:suppressAutoHyphens w:val="true"/>
      <w:bidi w:val="0"/>
      <w:spacing w:lineRule="exact" w:line="220" w:before="220" w:after="220"/>
      <w:ind w:left="340" w:hanging="0"/>
      <w:contextualSpacing/>
      <w:jc w:val="both"/>
    </w:pPr>
    <w:rPr>
      <w:rFonts w:ascii="Times New Roman" w:hAnsi="Times New Roman" w:eastAsia="맑은 고딕" w:cs="Times New Roman"/>
      <w:color w:val="auto"/>
      <w:kern w:val="0"/>
      <w:sz w:val="16"/>
      <w:szCs w:val="24"/>
      <w:lang w:val="de-DE" w:eastAsia="de-DE" w:bidi="ar-SA"/>
      <w14:numSpacing w14:val="proportional"/>
    </w:rPr>
  </w:style>
  <w:style w:type="paragraph" w:styleId="Tableoffigures">
    <w:name w:val="table of figures"/>
    <w:next w:val="Normal"/>
    <w:semiHidden/>
    <w:qFormat/>
    <w:locked/>
    <w:rsid w:val="00fa593f"/>
    <w:pPr>
      <w:widowControl/>
      <w:suppressAutoHyphens w:val="true"/>
      <w:bidi w:val="0"/>
      <w:spacing w:lineRule="exact" w:line="220" w:before="0" w:after="0"/>
      <w:ind w:left="340" w:hanging="340"/>
      <w:jc w:val="left"/>
    </w:pPr>
    <w:rPr>
      <w:rFonts w:ascii="Arial" w:hAnsi="Arial" w:eastAsia="맑은 고딕" w:cs="Arial"/>
      <w:color w:val="FF0000"/>
      <w:kern w:val="0"/>
      <w:sz w:val="16"/>
      <w:szCs w:val="24"/>
      <w:lang w:val="de-DE" w:eastAsia="de-DE" w:bidi="ar-SA"/>
    </w:rPr>
  </w:style>
  <w:style w:type="paragraph" w:styleId="ComplimentaryClose">
    <w:name w:val="Salutation"/>
    <w:next w:val="Paragraph"/>
    <w:semiHidden/>
    <w:locked/>
    <w:rsid w:val="006f03f0"/>
    <w:pPr>
      <w:widowControl/>
      <w:suppressAutoHyphens w:val="true"/>
      <w:bidi w:val="0"/>
      <w:spacing w:lineRule="exact" w:line="260" w:before="0" w:after="0"/>
      <w:jc w:val="left"/>
    </w:pPr>
    <w:rPr>
      <w:rFonts w:ascii="Times New Roman" w:hAnsi="Times New Roman" w:eastAsia="맑은 고딕" w:cs="Times New Roman"/>
      <w:color w:val="FF0000"/>
      <w:kern w:val="0"/>
      <w:sz w:val="19"/>
      <w:szCs w:val="24"/>
      <w:lang w:val="de-DE" w:eastAsia="de-DE" w:bidi="ar-SA"/>
    </w:rPr>
  </w:style>
  <w:style w:type="paragraph" w:styleId="ListBullet">
    <w:name w:val="List Bullet"/>
    <w:semiHidden/>
    <w:qFormat/>
    <w:locked/>
    <w:rsid w:val="005b04f1"/>
    <w:pPr>
      <w:widowControl/>
      <w:numPr>
        <w:ilvl w:val="0"/>
        <w:numId w:val="1"/>
      </w:numPr>
      <w:suppressAutoHyphens w:val="true"/>
      <w:bidi w:val="0"/>
      <w:spacing w:lineRule="exact" w:line="260" w:before="0" w:after="260"/>
      <w:contextualSpacing/>
      <w:jc w:val="left"/>
    </w:pPr>
    <w:rPr>
      <w:rFonts w:ascii="Times New Roman" w:hAnsi="Times New Roman" w:eastAsia="맑은 고딕" w:cs="Times New Roman"/>
      <w:color w:val="FF0000"/>
      <w:kern w:val="0"/>
      <w:sz w:val="19"/>
      <w:szCs w:val="24"/>
      <w:lang w:val="de-DE" w:eastAsia="de-DE" w:bidi="ar-SA"/>
    </w:rPr>
  </w:style>
  <w:style w:type="paragraph" w:styleId="ListBullet2">
    <w:name w:val="List Bullet 2"/>
    <w:semiHidden/>
    <w:qFormat/>
    <w:locked/>
    <w:rsid w:val="005b04f1"/>
    <w:pPr>
      <w:widowControl/>
      <w:numPr>
        <w:ilvl w:val="0"/>
        <w:numId w:val="2"/>
      </w:numPr>
      <w:suppressAutoHyphens w:val="true"/>
      <w:bidi w:val="0"/>
      <w:spacing w:lineRule="exact" w:line="260" w:before="0" w:after="260"/>
      <w:contextualSpacing/>
      <w:jc w:val="left"/>
    </w:pPr>
    <w:rPr>
      <w:rFonts w:ascii="Times New Roman" w:hAnsi="Times New Roman" w:eastAsia="맑은 고딕" w:cs="Times New Roman"/>
      <w:color w:val="FF0000"/>
      <w:kern w:val="0"/>
      <w:sz w:val="19"/>
      <w:szCs w:val="24"/>
      <w:lang w:val="de-DE" w:eastAsia="de-DE" w:bidi="ar-SA"/>
    </w:rPr>
  </w:style>
  <w:style w:type="paragraph" w:styleId="ListBullet3">
    <w:name w:val="List Bullet 3"/>
    <w:basedOn w:val="List2"/>
    <w:semiHidden/>
    <w:qFormat/>
    <w:locked/>
    <w:rsid w:val="00de2ce1"/>
    <w:pPr>
      <w:numPr>
        <w:ilvl w:val="0"/>
        <w:numId w:val="3"/>
      </w:numPr>
    </w:pPr>
    <w:rPr>
      <w:color w:val="FF0000"/>
    </w:rPr>
  </w:style>
  <w:style w:type="paragraph" w:styleId="ListBullet4">
    <w:name w:val="List Bullet 4"/>
    <w:basedOn w:val="List3"/>
    <w:semiHidden/>
    <w:qFormat/>
    <w:locked/>
    <w:rsid w:val="00de2ce1"/>
    <w:pPr>
      <w:numPr>
        <w:ilvl w:val="0"/>
        <w:numId w:val="4"/>
      </w:numPr>
    </w:pPr>
    <w:rPr>
      <w:color w:val="FF0000"/>
    </w:rPr>
  </w:style>
  <w:style w:type="paragraph" w:styleId="ListBullet5">
    <w:name w:val="List Bullet 5"/>
    <w:semiHidden/>
    <w:qFormat/>
    <w:locked/>
    <w:rsid w:val="00de2ce1"/>
    <w:pPr>
      <w:widowControl/>
      <w:numPr>
        <w:ilvl w:val="0"/>
        <w:numId w:val="5"/>
      </w:numPr>
      <w:suppressAutoHyphens w:val="true"/>
      <w:bidi w:val="0"/>
      <w:spacing w:before="0" w:after="0"/>
      <w:jc w:val="left"/>
    </w:pPr>
    <w:rPr>
      <w:rFonts w:ascii="Times New Roman" w:hAnsi="Times New Roman" w:eastAsia="맑은 고딕" w:cs="Times New Roman"/>
      <w:color w:val="FF0000"/>
      <w:kern w:val="0"/>
      <w:sz w:val="20"/>
      <w:szCs w:val="20"/>
      <w:lang w:val="de-DE" w:eastAsia="de-DE" w:bidi="ar-SA"/>
    </w:rPr>
  </w:style>
  <w:style w:type="paragraph" w:styleId="Caption1">
    <w:name w:val="caption"/>
    <w:link w:val="BeschriftungZchn"/>
    <w:qFormat/>
    <w:locked/>
    <w:rsid w:val="001e2c72"/>
    <w:pPr>
      <w:widowControl/>
      <w:suppressAutoHyphens w:val="true"/>
      <w:bidi w:val="0"/>
      <w:spacing w:lineRule="exact" w:line="220" w:before="0" w:after="0"/>
      <w:jc w:val="left"/>
    </w:pPr>
    <w:rPr>
      <w:rFonts w:ascii="Arial" w:hAnsi="Arial" w:eastAsia="맑은 고딕" w:cs="Arial"/>
      <w:bCs/>
      <w:color w:val="FF0000"/>
      <w:kern w:val="0"/>
      <w:sz w:val="16"/>
      <w:szCs w:val="20"/>
      <w:lang w:val="de-DE" w:eastAsia="de-DE" w:bidi="ar-SA"/>
    </w:rPr>
  </w:style>
  <w:style w:type="paragraph" w:styleId="BlockText">
    <w:name w:val="Block Text"/>
    <w:uiPriority w:val="9"/>
    <w:qFormat/>
    <w:locked/>
    <w:rsid w:val="002232bb"/>
    <w:pPr>
      <w:widowControl/>
      <w:suppressAutoHyphens w:val="true"/>
      <w:bidi w:val="0"/>
      <w:spacing w:lineRule="exact" w:line="260" w:before="130" w:after="130"/>
      <w:ind w:left="1123" w:right="1123" w:hanging="0"/>
      <w:jc w:val="left"/>
    </w:pPr>
    <w:rPr>
      <w:rFonts w:ascii="Times New Roman" w:hAnsi="Times New Roman" w:eastAsia="맑은 고딕" w:cs="Times New Roman"/>
      <w:color w:val="FF0000"/>
      <w:kern w:val="0"/>
      <w:sz w:val="19"/>
      <w:szCs w:val="24"/>
      <w:lang w:val="de-DE" w:eastAsia="de-DE" w:bidi="ar-SA"/>
    </w:rPr>
  </w:style>
  <w:style w:type="paragraph" w:styleId="Date">
    <w:name w:val="Date"/>
    <w:next w:val="Normal"/>
    <w:qFormat/>
    <w:locked/>
    <w:rsid w:val="001e2c72"/>
    <w:pPr>
      <w:widowControl/>
      <w:suppressAutoHyphens w:val="true"/>
      <w:bidi w:val="0"/>
      <w:spacing w:lineRule="auto" w:line="360" w:before="0" w:after="0"/>
      <w:jc w:val="left"/>
    </w:pPr>
    <w:rPr>
      <w:rFonts w:ascii="Times New Roman" w:hAnsi="Times New Roman" w:eastAsia="맑은 고딕" w:cs="Times New Roman"/>
      <w:color w:val="FF0000"/>
      <w:kern w:val="0"/>
      <w:sz w:val="19"/>
      <w:szCs w:val="24"/>
      <w:lang w:val="de-DE" w:eastAsia="de-DE" w:bidi="ar-SA"/>
    </w:rPr>
  </w:style>
  <w:style w:type="paragraph" w:styleId="DocumentMap">
    <w:name w:val="Document Map"/>
    <w:semiHidden/>
    <w:qFormat/>
    <w:locked/>
    <w:rsid w:val="001e2c72"/>
    <w:pPr>
      <w:widowControl/>
      <w:suppressAutoHyphens w:val="true"/>
      <w:bidi w:val="0"/>
      <w:spacing w:lineRule="auto" w:line="360" w:before="0" w:after="0"/>
      <w:jc w:val="left"/>
    </w:pPr>
    <w:rPr>
      <w:rFonts w:ascii="Times New Roman" w:hAnsi="Times New Roman" w:eastAsia="맑은 고딕" w:cs="Times New Roman"/>
      <w:color w:val="FF0000"/>
      <w:kern w:val="0"/>
      <w:sz w:val="19"/>
      <w:szCs w:val="20"/>
      <w:lang w:val="de-DE" w:eastAsia="de-DE" w:bidi="ar-SA"/>
    </w:rPr>
  </w:style>
  <w:style w:type="paragraph" w:styleId="EmailSignature">
    <w:name w:val="E-mail Signature"/>
    <w:semiHidden/>
    <w:qFormat/>
    <w:locked/>
    <w:rsid w:val="001e2c72"/>
    <w:pPr>
      <w:widowControl/>
      <w:suppressAutoHyphens w:val="true"/>
      <w:bidi w:val="0"/>
      <w:spacing w:lineRule="auto" w:line="360" w:before="0" w:after="0"/>
      <w:jc w:val="left"/>
    </w:pPr>
    <w:rPr>
      <w:rFonts w:ascii="Times New Roman" w:hAnsi="Times New Roman" w:eastAsia="맑은 고딕" w:cs="Times New Roman"/>
      <w:color w:val="FF0000"/>
      <w:kern w:val="0"/>
      <w:sz w:val="19"/>
      <w:szCs w:val="24"/>
      <w:lang w:val="de-DE" w:eastAsia="de-DE" w:bidi="ar-SA"/>
    </w:rPr>
  </w:style>
  <w:style w:type="paragraph" w:styleId="Endnote">
    <w:name w:val="Endnote Text"/>
    <w:uiPriority w:val="99"/>
    <w:semiHidden/>
    <w:locked/>
    <w:rsid w:val="00a8282e"/>
    <w:pPr>
      <w:widowControl/>
      <w:suppressAutoHyphens w:val="true"/>
      <w:bidi w:val="0"/>
      <w:spacing w:lineRule="exact" w:line="220" w:before="0" w:after="0"/>
      <w:jc w:val="both"/>
    </w:pPr>
    <w:rPr>
      <w:rFonts w:ascii="Arial" w:hAnsi="Arial" w:eastAsia="맑은 고딕" w:cs="Arial"/>
      <w:color w:val="auto"/>
      <w:kern w:val="0"/>
      <w:sz w:val="16"/>
      <w:szCs w:val="20"/>
      <w:lang w:val="de-DE" w:eastAsia="de-DE" w:bidi="ar-SA"/>
      <w14:numSpacing w14:val="proportional"/>
    </w:rPr>
  </w:style>
  <w:style w:type="paragraph" w:styleId="NoteHeading">
    <w:name w:val="Note Heading"/>
    <w:next w:val="Paragraph"/>
    <w:semiHidden/>
    <w:qFormat/>
    <w:locked/>
    <w:rsid w:val="001e2c72"/>
    <w:pPr>
      <w:keepNext w:val="true"/>
      <w:widowControl/>
      <w:suppressAutoHyphens w:val="true"/>
      <w:bidi w:val="0"/>
      <w:spacing w:lineRule="exact" w:line="390" w:before="0" w:after="260"/>
      <w:jc w:val="left"/>
    </w:pPr>
    <w:rPr>
      <w:rFonts w:ascii="Arial" w:hAnsi="Arial" w:eastAsia="맑은 고딕" w:cs="Arial"/>
      <w:b/>
      <w:color w:val="FF0000"/>
      <w:kern w:val="0"/>
      <w:sz w:val="30"/>
      <w:szCs w:val="24"/>
      <w:lang w:val="de-DE" w:eastAsia="de-DE" w:bidi="ar-SA"/>
    </w:rPr>
  </w:style>
  <w:style w:type="paragraph" w:styleId="Footnote1">
    <w:name w:val="Footnote Text"/>
    <w:uiPriority w:val="9"/>
    <w:qFormat/>
    <w:locked/>
    <w:rsid w:val="00a8282e"/>
    <w:pPr>
      <w:widowControl/>
      <w:suppressAutoHyphens w:val="true"/>
      <w:bidi w:val="0"/>
      <w:spacing w:lineRule="exact" w:line="220" w:before="0" w:after="0"/>
      <w:jc w:val="both"/>
    </w:pPr>
    <w:rPr>
      <w:rFonts w:ascii="Arial" w:hAnsi="Arial" w:eastAsia="맑은 고딕" w:cs="Arial"/>
      <w:color w:val="auto"/>
      <w:kern w:val="0"/>
      <w:sz w:val="16"/>
      <w:szCs w:val="20"/>
      <w:lang w:val="de-DE" w:eastAsia="de-DE" w:bidi="ar-SA"/>
      <w14:numSpacing w14:val="proportional"/>
    </w:rPr>
  </w:style>
  <w:style w:type="paragraph" w:styleId="Footer">
    <w:name w:val="Footer"/>
    <w:locked/>
    <w:rsid w:val="004660fc"/>
    <w:pPr>
      <w:widowControl/>
      <w:suppressAutoHyphens w:val="true"/>
      <w:bidi w:val="0"/>
      <w:spacing w:lineRule="exact" w:line="180" w:before="0" w:after="0"/>
      <w:jc w:val="left"/>
    </w:pPr>
    <w:rPr>
      <w:rFonts w:ascii="Arial" w:hAnsi="Arial" w:eastAsia="맑은 고딕" w:cs="Arial" w:eastAsiaTheme="minorEastAsia"/>
      <w:color w:val="auto"/>
      <w:kern w:val="0"/>
      <w:sz w:val="14"/>
      <w:szCs w:val="24"/>
      <w:lang w:val="de-DE" w:eastAsia="de-DE" w:bidi="ar-SA"/>
    </w:rPr>
  </w:style>
  <w:style w:type="paragraph" w:styleId="Closing">
    <w:name w:val="Closing"/>
    <w:semiHidden/>
    <w:qFormat/>
    <w:locked/>
    <w:rsid w:val="001e2c72"/>
    <w:pPr>
      <w:widowControl/>
      <w:suppressAutoHyphens w:val="true"/>
      <w:bidi w:val="0"/>
      <w:spacing w:lineRule="auto" w:line="360" w:before="0" w:after="0"/>
      <w:ind w:left="4252" w:hanging="0"/>
      <w:jc w:val="left"/>
    </w:pPr>
    <w:rPr>
      <w:rFonts w:ascii="Times New Roman" w:hAnsi="Times New Roman" w:eastAsia="맑은 고딕" w:cs="Times New Roman"/>
      <w:color w:val="FF0000"/>
      <w:kern w:val="0"/>
      <w:sz w:val="19"/>
      <w:szCs w:val="24"/>
      <w:lang w:val="de-DE" w:eastAsia="de-DE" w:bidi="ar-SA"/>
    </w:rPr>
  </w:style>
  <w:style w:type="paragraph" w:styleId="HTMLAddress">
    <w:name w:val="HTML Address"/>
    <w:semiHidden/>
    <w:qFormat/>
    <w:locked/>
    <w:rsid w:val="001e2c72"/>
    <w:pPr>
      <w:widowControl/>
      <w:suppressAutoHyphens w:val="true"/>
      <w:bidi w:val="0"/>
      <w:spacing w:lineRule="auto" w:line="360" w:before="0" w:after="0"/>
      <w:jc w:val="left"/>
    </w:pPr>
    <w:rPr>
      <w:rFonts w:ascii="Times New Roman" w:hAnsi="Times New Roman" w:eastAsia="맑은 고딕" w:cs="Times New Roman"/>
      <w:iCs/>
      <w:color w:val="FF0000"/>
      <w:kern w:val="0"/>
      <w:sz w:val="19"/>
      <w:szCs w:val="24"/>
      <w:lang w:val="de-DE" w:eastAsia="de-DE" w:bidi="ar-SA"/>
    </w:rPr>
  </w:style>
  <w:style w:type="paragraph" w:styleId="HTMLPreformatted">
    <w:name w:val="HTML Preformatted"/>
    <w:semiHidden/>
    <w:qFormat/>
    <w:locked/>
    <w:rsid w:val="001e2c72"/>
    <w:pPr>
      <w:widowControl/>
      <w:suppressAutoHyphens w:val="true"/>
      <w:bidi w:val="0"/>
      <w:spacing w:lineRule="auto" w:line="360" w:before="0" w:after="0"/>
      <w:jc w:val="left"/>
    </w:pPr>
    <w:rPr>
      <w:rFonts w:ascii="Times New Roman" w:hAnsi="Times New Roman" w:eastAsia="맑은 고딕" w:cs="Times New Roman"/>
      <w:color w:val="FF0000"/>
      <w:kern w:val="0"/>
      <w:sz w:val="19"/>
      <w:szCs w:val="20"/>
      <w:lang w:val="de-DE" w:eastAsia="de-DE" w:bidi="ar-SA"/>
    </w:rPr>
  </w:style>
  <w:style w:type="paragraph" w:styleId="Index1">
    <w:name w:val="index 1"/>
    <w:uiPriority w:val="99"/>
    <w:semiHidden/>
    <w:qFormat/>
    <w:locked/>
    <w:rsid w:val="0036794b"/>
    <w:pPr>
      <w:widowControl/>
      <w:tabs>
        <w:tab w:val="clear" w:pos="57"/>
        <w:tab w:val="right" w:pos="2890" w:leader="dot"/>
      </w:tabs>
      <w:suppressAutoHyphens w:val="true"/>
      <w:bidi w:val="0"/>
      <w:spacing w:lineRule="exact" w:line="220" w:before="0" w:after="0"/>
      <w:ind w:left="340" w:hanging="340"/>
      <w:jc w:val="left"/>
    </w:pPr>
    <w:rPr>
      <w:rFonts w:ascii="Arial" w:hAnsi="Arial" w:eastAsia="맑은 고딕" w:cs="Arial" w:eastAsiaTheme="minorEastAsia"/>
      <w:color w:val="auto"/>
      <w:kern w:val="0"/>
      <w:sz w:val="16"/>
      <w:szCs w:val="24"/>
      <w:lang w:val="de-DE" w:eastAsia="de-DE" w:bidi="ar-SA"/>
    </w:rPr>
  </w:style>
  <w:style w:type="paragraph" w:styleId="Index2">
    <w:name w:val="index 2"/>
    <w:uiPriority w:val="99"/>
    <w:semiHidden/>
    <w:qFormat/>
    <w:locked/>
    <w:rsid w:val="0036794b"/>
    <w:pPr>
      <w:widowControl/>
      <w:numPr>
        <w:ilvl w:val="0"/>
        <w:numId w:val="7"/>
      </w:numPr>
      <w:tabs>
        <w:tab w:val="clear" w:pos="57"/>
        <w:tab w:val="right" w:pos="2890" w:leader="dot"/>
      </w:tabs>
      <w:suppressAutoHyphens w:val="true"/>
      <w:bidi w:val="0"/>
      <w:spacing w:lineRule="exact" w:line="220" w:before="0" w:after="0"/>
      <w:ind w:left="340" w:hanging="340"/>
      <w:jc w:val="left"/>
    </w:pPr>
    <w:rPr>
      <w:rFonts w:ascii="Arial" w:hAnsi="Arial" w:eastAsia="맑은 고딕" w:cs="Arial" w:eastAsiaTheme="minorEastAsia"/>
      <w:color w:val="auto"/>
      <w:kern w:val="0"/>
      <w:sz w:val="16"/>
      <w:szCs w:val="24"/>
      <w:lang w:val="de-DE" w:eastAsia="de-DE" w:bidi="ar-SA"/>
    </w:rPr>
  </w:style>
  <w:style w:type="paragraph" w:styleId="Index3">
    <w:name w:val="index 3"/>
    <w:semiHidden/>
    <w:qFormat/>
    <w:locked/>
    <w:rsid w:val="001e2c72"/>
    <w:pPr>
      <w:widowControl/>
      <w:suppressAutoHyphens w:val="true"/>
      <w:bidi w:val="0"/>
      <w:spacing w:lineRule="exact" w:line="220" w:before="0" w:after="0"/>
      <w:ind w:left="340" w:hanging="340"/>
      <w:jc w:val="left"/>
    </w:pPr>
    <w:rPr>
      <w:rFonts w:ascii="Arial" w:hAnsi="Arial" w:eastAsia="맑은 고딕" w:cs="Arial" w:eastAsiaTheme="minorEastAsia"/>
      <w:color w:val="auto"/>
      <w:kern w:val="0"/>
      <w:sz w:val="16"/>
      <w:szCs w:val="24"/>
      <w:lang w:val="de-DE" w:eastAsia="de-DE" w:bidi="ar-SA"/>
    </w:rPr>
  </w:style>
  <w:style w:type="paragraph" w:styleId="Index4">
    <w:name w:val="index 4"/>
    <w:semiHidden/>
    <w:qFormat/>
    <w:locked/>
    <w:rsid w:val="001e2c72"/>
    <w:pPr>
      <w:widowControl/>
      <w:suppressAutoHyphens w:val="true"/>
      <w:bidi w:val="0"/>
      <w:spacing w:lineRule="exact" w:line="220" w:before="0" w:after="0"/>
      <w:ind w:left="340" w:hanging="340"/>
      <w:jc w:val="left"/>
    </w:pPr>
    <w:rPr>
      <w:rFonts w:ascii="Arial" w:hAnsi="Arial" w:eastAsia="맑은 고딕" w:cs="Arial" w:eastAsiaTheme="minorEastAsia"/>
      <w:color w:val="auto"/>
      <w:kern w:val="0"/>
      <w:sz w:val="16"/>
      <w:szCs w:val="24"/>
      <w:lang w:val="de-DE" w:eastAsia="de-DE" w:bidi="ar-SA"/>
    </w:rPr>
  </w:style>
  <w:style w:type="paragraph" w:styleId="Index5">
    <w:name w:val="index 5"/>
    <w:semiHidden/>
    <w:qFormat/>
    <w:locked/>
    <w:rsid w:val="001e2c72"/>
    <w:pPr>
      <w:widowControl/>
      <w:suppressAutoHyphens w:val="true"/>
      <w:bidi w:val="0"/>
      <w:spacing w:lineRule="exact" w:line="220" w:before="0" w:after="0"/>
      <w:ind w:left="340" w:hanging="340"/>
      <w:jc w:val="left"/>
    </w:pPr>
    <w:rPr>
      <w:rFonts w:ascii="Arial" w:hAnsi="Arial" w:eastAsia="맑은 고딕" w:cs="Arial" w:eastAsiaTheme="minorEastAsia"/>
      <w:color w:val="auto"/>
      <w:kern w:val="0"/>
      <w:sz w:val="16"/>
      <w:szCs w:val="24"/>
      <w:lang w:val="de-DE" w:eastAsia="de-DE" w:bidi="ar-SA"/>
    </w:rPr>
  </w:style>
  <w:style w:type="paragraph" w:styleId="Index6">
    <w:name w:val="index 6"/>
    <w:semiHidden/>
    <w:qFormat/>
    <w:locked/>
    <w:rsid w:val="001e2c72"/>
    <w:pPr>
      <w:widowControl/>
      <w:suppressAutoHyphens w:val="true"/>
      <w:bidi w:val="0"/>
      <w:spacing w:lineRule="exact" w:line="220" w:before="0" w:after="0"/>
      <w:ind w:left="340" w:hanging="340"/>
      <w:jc w:val="left"/>
    </w:pPr>
    <w:rPr>
      <w:rFonts w:ascii="Arial" w:hAnsi="Arial" w:eastAsia="맑은 고딕" w:cs="Arial" w:eastAsiaTheme="minorEastAsia"/>
      <w:color w:val="auto"/>
      <w:kern w:val="0"/>
      <w:sz w:val="16"/>
      <w:szCs w:val="24"/>
      <w:lang w:val="de-DE" w:eastAsia="de-DE" w:bidi="ar-SA"/>
    </w:rPr>
  </w:style>
  <w:style w:type="paragraph" w:styleId="Index7">
    <w:name w:val="index 7"/>
    <w:semiHidden/>
    <w:qFormat/>
    <w:locked/>
    <w:rsid w:val="001e2c72"/>
    <w:pPr>
      <w:widowControl/>
      <w:suppressAutoHyphens w:val="true"/>
      <w:bidi w:val="0"/>
      <w:spacing w:lineRule="exact" w:line="220" w:before="0" w:after="0"/>
      <w:ind w:left="340" w:hanging="340"/>
      <w:jc w:val="left"/>
    </w:pPr>
    <w:rPr>
      <w:rFonts w:ascii="Arial" w:hAnsi="Arial" w:eastAsia="맑은 고딕" w:cs="Arial"/>
      <w:color w:val="FF0000"/>
      <w:kern w:val="0"/>
      <w:sz w:val="16"/>
      <w:szCs w:val="24"/>
      <w:lang w:val="de-DE" w:eastAsia="de-DE" w:bidi="ar-SA"/>
    </w:rPr>
  </w:style>
  <w:style w:type="paragraph" w:styleId="Index8">
    <w:name w:val="index 8"/>
    <w:semiHidden/>
    <w:qFormat/>
    <w:locked/>
    <w:rsid w:val="001e2c72"/>
    <w:pPr>
      <w:widowControl/>
      <w:suppressAutoHyphens w:val="true"/>
      <w:bidi w:val="0"/>
      <w:spacing w:lineRule="exact" w:line="220" w:before="0" w:after="0"/>
      <w:ind w:left="340" w:hanging="340"/>
      <w:jc w:val="left"/>
    </w:pPr>
    <w:rPr>
      <w:rFonts w:ascii="Arial" w:hAnsi="Arial" w:eastAsia="맑은 고딕" w:cs="Arial"/>
      <w:color w:val="FF0000"/>
      <w:kern w:val="0"/>
      <w:sz w:val="16"/>
      <w:szCs w:val="24"/>
      <w:lang w:val="de-DE" w:eastAsia="de-DE" w:bidi="ar-SA"/>
    </w:rPr>
  </w:style>
  <w:style w:type="paragraph" w:styleId="Index9">
    <w:name w:val="index 9"/>
    <w:semiHidden/>
    <w:qFormat/>
    <w:locked/>
    <w:rsid w:val="001e2c72"/>
    <w:pPr>
      <w:widowControl/>
      <w:suppressAutoHyphens w:val="true"/>
      <w:bidi w:val="0"/>
      <w:spacing w:lineRule="exact" w:line="220" w:before="0" w:after="0"/>
      <w:ind w:left="340" w:hanging="340"/>
      <w:jc w:val="left"/>
    </w:pPr>
    <w:rPr>
      <w:rFonts w:ascii="Arial" w:hAnsi="Arial" w:eastAsia="맑은 고딕" w:cs="Arial"/>
      <w:color w:val="FF0000"/>
      <w:kern w:val="0"/>
      <w:sz w:val="16"/>
      <w:szCs w:val="24"/>
      <w:lang w:val="de-DE" w:eastAsia="de-DE" w:bidi="ar-SA"/>
    </w:rPr>
  </w:style>
  <w:style w:type="paragraph" w:styleId="Indexheading">
    <w:name w:val="index heading"/>
    <w:basedOn w:val="Index1"/>
    <w:next w:val="Index1"/>
    <w:qFormat/>
    <w:locked/>
    <w:rsid w:val="0054088e"/>
    <w:pPr>
      <w:keepNext w:val="true"/>
      <w:spacing w:before="220" w:after="0"/>
      <w:ind w:left="0" w:hanging="0"/>
    </w:pPr>
    <w:rPr>
      <w:b/>
      <w:color w:val="FF0000"/>
    </w:rPr>
  </w:style>
  <w:style w:type="paragraph" w:styleId="Annotationtext">
    <w:name w:val="annotation text"/>
    <w:uiPriority w:val="99"/>
    <w:semiHidden/>
    <w:qFormat/>
    <w:locked/>
    <w:rsid w:val="001e2c72"/>
    <w:pPr>
      <w:widowControl/>
      <w:suppressAutoHyphens w:val="true"/>
      <w:bidi w:val="0"/>
      <w:spacing w:lineRule="auto" w:line="360" w:before="0" w:after="0"/>
      <w:jc w:val="left"/>
    </w:pPr>
    <w:rPr>
      <w:rFonts w:ascii="Times New Roman" w:hAnsi="Times New Roman" w:eastAsia="맑은 고딕" w:cs="Times New Roman"/>
      <w:color w:val="FF0000"/>
      <w:kern w:val="0"/>
      <w:sz w:val="19"/>
      <w:szCs w:val="20"/>
      <w:lang w:val="de-DE" w:eastAsia="de-DE" w:bidi="ar-SA"/>
    </w:rPr>
  </w:style>
  <w:style w:type="paragraph" w:styleId="Annotationsubject">
    <w:name w:val="annotation subject"/>
    <w:next w:val="Annotationtext"/>
    <w:uiPriority w:val="99"/>
    <w:semiHidden/>
    <w:qFormat/>
    <w:locked/>
    <w:rsid w:val="001e2c72"/>
    <w:pPr>
      <w:widowControl/>
      <w:suppressAutoHyphens w:val="true"/>
      <w:bidi w:val="0"/>
      <w:spacing w:lineRule="auto" w:line="360" w:before="0" w:after="0"/>
      <w:jc w:val="left"/>
    </w:pPr>
    <w:rPr>
      <w:rFonts w:ascii="Times New Roman" w:hAnsi="Times New Roman" w:eastAsia="맑은 고딕" w:cs="Times New Roman"/>
      <w:bCs/>
      <w:color w:val="FF0000"/>
      <w:kern w:val="0"/>
      <w:sz w:val="19"/>
      <w:szCs w:val="20"/>
      <w:lang w:val="de-DE" w:eastAsia="de-DE" w:bidi="ar-SA"/>
    </w:rPr>
  </w:style>
  <w:style w:type="paragraph" w:styleId="ListNumber">
    <w:name w:val="List Number"/>
    <w:basedOn w:val="List1"/>
    <w:semiHidden/>
    <w:qFormat/>
    <w:locked/>
    <w:rsid w:val="00b26c2b"/>
    <w:pPr>
      <w:numPr>
        <w:ilvl w:val="0"/>
        <w:numId w:val="8"/>
      </w:numPr>
    </w:pPr>
    <w:rPr>
      <w:color w:val="FF0000"/>
    </w:rPr>
  </w:style>
  <w:style w:type="paragraph" w:styleId="ListContinue">
    <w:name w:val="List Continue"/>
    <w:basedOn w:val="List"/>
    <w:semiHidden/>
    <w:qFormat/>
    <w:locked/>
    <w:rsid w:val="00de2ce1"/>
    <w:pPr>
      <w:ind w:left="340" w:hanging="0"/>
    </w:pPr>
    <w:rPr/>
  </w:style>
  <w:style w:type="paragraph" w:styleId="ListContinue2">
    <w:name w:val="List Continue 2"/>
    <w:basedOn w:val="ListBullet3"/>
    <w:semiHidden/>
    <w:qFormat/>
    <w:locked/>
    <w:rsid w:val="00de2ce1"/>
    <w:pPr>
      <w:ind w:left="680" w:hanging="0"/>
    </w:pPr>
    <w:rPr/>
  </w:style>
  <w:style w:type="paragraph" w:styleId="ListContinue3">
    <w:name w:val="List Continue 3"/>
    <w:basedOn w:val="ListBullet4"/>
    <w:semiHidden/>
    <w:qFormat/>
    <w:locked/>
    <w:rsid w:val="00b26c2b"/>
    <w:pPr>
      <w:ind w:left="1021" w:hanging="0"/>
    </w:pPr>
    <w:rPr/>
  </w:style>
  <w:style w:type="paragraph" w:styleId="ListContinue4">
    <w:name w:val="List Continue 4"/>
    <w:basedOn w:val="ListBullet5"/>
    <w:semiHidden/>
    <w:qFormat/>
    <w:locked/>
    <w:rsid w:val="00b26c2b"/>
    <w:pPr/>
    <w:rPr/>
  </w:style>
  <w:style w:type="paragraph" w:styleId="ListContinue5">
    <w:name w:val="List Continue 5"/>
    <w:basedOn w:val="ListNumber"/>
    <w:semiHidden/>
    <w:qFormat/>
    <w:locked/>
    <w:rsid w:val="00b26c2b"/>
    <w:pPr/>
    <w:rPr/>
  </w:style>
  <w:style w:type="paragraph" w:styleId="ListNumber2">
    <w:name w:val="List Number 2"/>
    <w:basedOn w:val="List2"/>
    <w:semiHidden/>
    <w:qFormat/>
    <w:locked/>
    <w:rsid w:val="00b26c2b"/>
    <w:pPr>
      <w:numPr>
        <w:ilvl w:val="0"/>
        <w:numId w:val="9"/>
      </w:numPr>
    </w:pPr>
    <w:rPr>
      <w:color w:val="FF0000"/>
    </w:rPr>
  </w:style>
  <w:style w:type="paragraph" w:styleId="ListNumber3">
    <w:name w:val="List Number 3"/>
    <w:basedOn w:val="List3"/>
    <w:semiHidden/>
    <w:qFormat/>
    <w:locked/>
    <w:rsid w:val="00b26c2b"/>
    <w:pPr>
      <w:numPr>
        <w:ilvl w:val="0"/>
        <w:numId w:val="10"/>
      </w:numPr>
    </w:pPr>
    <w:rPr>
      <w:color w:val="FF0000"/>
    </w:rPr>
  </w:style>
  <w:style w:type="paragraph" w:styleId="ListNumber4">
    <w:name w:val="List Number 4"/>
    <w:semiHidden/>
    <w:qFormat/>
    <w:locked/>
    <w:rsid w:val="00b26c2b"/>
    <w:pPr>
      <w:widowControl/>
      <w:numPr>
        <w:ilvl w:val="0"/>
        <w:numId w:val="11"/>
      </w:numPr>
      <w:suppressAutoHyphens w:val="true"/>
      <w:bidi w:val="0"/>
      <w:spacing w:before="0" w:after="0"/>
      <w:jc w:val="left"/>
    </w:pPr>
    <w:rPr>
      <w:rFonts w:ascii="Times New Roman" w:hAnsi="Times New Roman" w:eastAsia="맑은 고딕" w:cs="Times New Roman"/>
      <w:color w:val="FF0000"/>
      <w:kern w:val="0"/>
      <w:sz w:val="20"/>
      <w:szCs w:val="20"/>
      <w:lang w:val="de-DE" w:eastAsia="de-DE" w:bidi="ar-SA"/>
    </w:rPr>
  </w:style>
  <w:style w:type="paragraph" w:styleId="ListNumber5">
    <w:name w:val="List Number 5"/>
    <w:semiHidden/>
    <w:qFormat/>
    <w:locked/>
    <w:rsid w:val="00b26c2b"/>
    <w:pPr>
      <w:widowControl/>
      <w:numPr>
        <w:ilvl w:val="0"/>
        <w:numId w:val="12"/>
      </w:numPr>
      <w:suppressAutoHyphens w:val="true"/>
      <w:bidi w:val="0"/>
      <w:spacing w:before="0" w:after="0"/>
      <w:jc w:val="left"/>
    </w:pPr>
    <w:rPr>
      <w:rFonts w:ascii="Times New Roman" w:hAnsi="Times New Roman" w:eastAsia="맑은 고딕" w:cs="Times New Roman"/>
      <w:color w:val="FF0000"/>
      <w:kern w:val="0"/>
      <w:sz w:val="20"/>
      <w:szCs w:val="20"/>
      <w:lang w:val="de-DE" w:eastAsia="de-DE" w:bidi="ar-SA"/>
    </w:rPr>
  </w:style>
  <w:style w:type="paragraph" w:styleId="Macro">
    <w:name w:val="macro"/>
    <w:semiHidden/>
    <w:qFormat/>
    <w:locked/>
    <w:rsid w:val="001e2c72"/>
    <w:pPr>
      <w:widowControl/>
      <w:tabs>
        <w:tab w:val="clear" w:pos="57"/>
        <w:tab w:val="left" w:pos="482" w:leader="none"/>
        <w:tab w:val="left" w:pos="958" w:leader="none"/>
        <w:tab w:val="left" w:pos="1440" w:leader="none"/>
        <w:tab w:val="left" w:pos="1922" w:leader="none"/>
        <w:tab w:val="left" w:pos="2398" w:leader="none"/>
        <w:tab w:val="left" w:pos="2880" w:leader="none"/>
        <w:tab w:val="left" w:pos="3362" w:leader="none"/>
        <w:tab w:val="left" w:pos="3838" w:leader="none"/>
        <w:tab w:val="left" w:pos="4320" w:leader="none"/>
      </w:tabs>
      <w:suppressAutoHyphens w:val="true"/>
      <w:bidi w:val="0"/>
      <w:spacing w:before="0" w:after="0"/>
      <w:jc w:val="left"/>
    </w:pPr>
    <w:rPr>
      <w:rFonts w:ascii="Times New Roman" w:hAnsi="Times New Roman" w:eastAsia="맑은 고딕" w:cs="Times New Roman"/>
      <w:color w:val="FF0000"/>
      <w:kern w:val="0"/>
      <w:sz w:val="19"/>
      <w:szCs w:val="20"/>
      <w:lang w:val="de-DE" w:eastAsia="de-DE" w:bidi="ar-SA"/>
    </w:rPr>
  </w:style>
  <w:style w:type="paragraph" w:styleId="MessageHeader">
    <w:name w:val="Message Header"/>
    <w:semiHidden/>
    <w:qFormat/>
    <w:locked/>
    <w:rsid w:val="001e2c72"/>
    <w:pPr>
      <w:widowControl/>
      <w:suppressAutoHyphens w:val="true"/>
      <w:bidi w:val="0"/>
      <w:spacing w:lineRule="auto" w:line="360" w:before="0" w:after="0"/>
      <w:ind w:left="2268" w:hanging="1134"/>
      <w:jc w:val="left"/>
    </w:pPr>
    <w:rPr>
      <w:rFonts w:ascii="Times New Roman" w:hAnsi="Times New Roman" w:eastAsia="맑은 고딕" w:cs="Times New Roman"/>
      <w:color w:val="FF0000"/>
      <w:kern w:val="0"/>
      <w:sz w:val="19"/>
      <w:szCs w:val="24"/>
      <w:lang w:val="de-DE" w:eastAsia="de-DE" w:bidi="ar-SA"/>
    </w:rPr>
  </w:style>
  <w:style w:type="paragraph" w:styleId="PlainText">
    <w:name w:val="Plain Text"/>
    <w:semiHidden/>
    <w:qFormat/>
    <w:locked/>
    <w:rsid w:val="001e2c72"/>
    <w:pPr>
      <w:widowControl/>
      <w:suppressAutoHyphens w:val="true"/>
      <w:bidi w:val="0"/>
      <w:spacing w:lineRule="exact" w:line="260" w:before="0" w:after="0"/>
      <w:ind w:firstLine="340"/>
      <w:jc w:val="left"/>
    </w:pPr>
    <w:rPr>
      <w:rFonts w:ascii="Times New Roman" w:hAnsi="Times New Roman" w:eastAsia="맑은 고딕" w:cs="Times New Roman"/>
      <w:color w:val="FF0000"/>
      <w:kern w:val="0"/>
      <w:sz w:val="19"/>
      <w:szCs w:val="20"/>
      <w:lang w:val="de-DE" w:eastAsia="de-DE" w:bidi="ar-SA"/>
    </w:rPr>
  </w:style>
  <w:style w:type="paragraph" w:styleId="Tableofauthorities">
    <w:name w:val="table of authorities"/>
    <w:semiHidden/>
    <w:qFormat/>
    <w:locked/>
    <w:rsid w:val="001e2c72"/>
    <w:pPr>
      <w:widowControl/>
      <w:suppressAutoHyphens w:val="true"/>
      <w:bidi w:val="0"/>
      <w:spacing w:lineRule="exact" w:line="220" w:before="0" w:after="0"/>
      <w:ind w:left="340" w:hanging="340"/>
      <w:jc w:val="left"/>
    </w:pPr>
    <w:rPr>
      <w:rFonts w:ascii="Arial" w:hAnsi="Arial" w:eastAsia="맑은 고딕" w:cs="Arial"/>
      <w:color w:val="FF0000"/>
      <w:kern w:val="0"/>
      <w:sz w:val="16"/>
      <w:szCs w:val="24"/>
      <w:lang w:val="de-DE" w:eastAsia="de-DE" w:bidi="ar-SA"/>
    </w:rPr>
  </w:style>
  <w:style w:type="paragraph" w:styleId="Toaheading">
    <w:name w:val="toa heading"/>
    <w:next w:val="Tableofauthorities"/>
    <w:qFormat/>
    <w:locked/>
    <w:rsid w:val="001e2c72"/>
    <w:pPr>
      <w:keepNext w:val="true"/>
      <w:widowControl/>
      <w:suppressAutoHyphens w:val="true"/>
      <w:bidi w:val="0"/>
      <w:spacing w:lineRule="exact" w:line="390" w:before="0" w:after="260"/>
      <w:jc w:val="left"/>
    </w:pPr>
    <w:rPr>
      <w:rFonts w:ascii="Arial" w:hAnsi="Arial" w:eastAsia="맑은 고딕" w:cs="Arial"/>
      <w:b/>
      <w:bCs/>
      <w:color w:val="FF0000"/>
      <w:kern w:val="0"/>
      <w:sz w:val="30"/>
      <w:szCs w:val="24"/>
      <w:lang w:val="de-DE" w:eastAsia="de-DE" w:bidi="ar-SA"/>
    </w:rPr>
  </w:style>
  <w:style w:type="paragraph" w:styleId="BalloonText">
    <w:name w:val="Balloon Text"/>
    <w:uiPriority w:val="99"/>
    <w:semiHidden/>
    <w:qFormat/>
    <w:locked/>
    <w:rsid w:val="001e2c72"/>
    <w:pPr>
      <w:widowControl/>
      <w:suppressAutoHyphens w:val="true"/>
      <w:bidi w:val="0"/>
      <w:spacing w:lineRule="auto" w:line="360" w:before="0" w:after="0"/>
      <w:jc w:val="left"/>
    </w:pPr>
    <w:rPr>
      <w:rFonts w:ascii="Times New Roman" w:hAnsi="Times New Roman" w:eastAsia="맑은 고딕" w:cs="Times New Roman"/>
      <w:color w:val="FF0000"/>
      <w:kern w:val="0"/>
      <w:sz w:val="19"/>
      <w:szCs w:val="16"/>
      <w:lang w:val="de-DE" w:eastAsia="de-DE" w:bidi="ar-SA"/>
    </w:rPr>
  </w:style>
  <w:style w:type="paragraph" w:styleId="NormalWeb">
    <w:name w:val="Normal (Web)"/>
    <w:semiHidden/>
    <w:qFormat/>
    <w:locked/>
    <w:rsid w:val="001e2c72"/>
    <w:pPr>
      <w:widowControl/>
      <w:suppressAutoHyphens w:val="true"/>
      <w:bidi w:val="0"/>
      <w:spacing w:lineRule="exact" w:line="260" w:before="0" w:after="0"/>
      <w:ind w:firstLine="340"/>
      <w:jc w:val="left"/>
    </w:pPr>
    <w:rPr>
      <w:rFonts w:ascii="Times New Roman" w:hAnsi="Times New Roman" w:eastAsia="맑은 고딕" w:cs="Times New Roman"/>
      <w:color w:val="FF0000"/>
      <w:kern w:val="0"/>
      <w:sz w:val="19"/>
      <w:szCs w:val="24"/>
      <w:lang w:val="de-DE" w:eastAsia="de-DE" w:bidi="ar-SA"/>
    </w:rPr>
  </w:style>
  <w:style w:type="paragraph" w:styleId="NormalIndent">
    <w:name w:val="Normal Indent"/>
    <w:semiHidden/>
    <w:qFormat/>
    <w:locked/>
    <w:rsid w:val="001e2c72"/>
    <w:pPr>
      <w:widowControl/>
      <w:suppressAutoHyphens w:val="true"/>
      <w:bidi w:val="0"/>
      <w:spacing w:lineRule="exact" w:line="260" w:before="0" w:after="0"/>
      <w:ind w:firstLine="340"/>
      <w:jc w:val="left"/>
    </w:pPr>
    <w:rPr>
      <w:rFonts w:ascii="Times New Roman" w:hAnsi="Times New Roman" w:eastAsia="맑은 고딕" w:cs="Times New Roman"/>
      <w:color w:val="FF0000"/>
      <w:kern w:val="0"/>
      <w:sz w:val="19"/>
      <w:szCs w:val="24"/>
      <w:lang w:val="de-DE" w:eastAsia="de-DE" w:bidi="ar-SA"/>
    </w:rPr>
  </w:style>
  <w:style w:type="paragraph" w:styleId="BodyText2">
    <w:name w:val="Body Text 2"/>
    <w:semiHidden/>
    <w:qFormat/>
    <w:locked/>
    <w:rsid w:val="001e2c72"/>
    <w:pPr>
      <w:widowControl/>
      <w:suppressAutoHyphens w:val="true"/>
      <w:bidi w:val="0"/>
      <w:spacing w:lineRule="exact" w:line="260" w:before="0" w:after="0"/>
      <w:ind w:firstLine="340"/>
      <w:jc w:val="left"/>
    </w:pPr>
    <w:rPr>
      <w:rFonts w:ascii="Times New Roman" w:hAnsi="Times New Roman" w:eastAsia="맑은 고딕" w:cs="Times New Roman"/>
      <w:color w:val="FF0000"/>
      <w:kern w:val="0"/>
      <w:sz w:val="19"/>
      <w:szCs w:val="24"/>
      <w:lang w:val="de-DE" w:eastAsia="de-DE" w:bidi="ar-SA"/>
    </w:rPr>
  </w:style>
  <w:style w:type="paragraph" w:styleId="BodyText3">
    <w:name w:val="Body Text 3"/>
    <w:semiHidden/>
    <w:qFormat/>
    <w:locked/>
    <w:rsid w:val="001e2c72"/>
    <w:pPr>
      <w:widowControl/>
      <w:suppressAutoHyphens w:val="true"/>
      <w:bidi w:val="0"/>
      <w:spacing w:lineRule="exact" w:line="260" w:before="0" w:after="0"/>
      <w:ind w:firstLine="340"/>
      <w:jc w:val="left"/>
    </w:pPr>
    <w:rPr>
      <w:rFonts w:ascii="Times New Roman" w:hAnsi="Times New Roman" w:eastAsia="맑은 고딕" w:cs="Times New Roman"/>
      <w:color w:val="FF0000"/>
      <w:kern w:val="0"/>
      <w:sz w:val="19"/>
      <w:szCs w:val="16"/>
      <w:lang w:val="de-DE" w:eastAsia="de-DE" w:bidi="ar-SA"/>
    </w:rPr>
  </w:style>
  <w:style w:type="paragraph" w:styleId="BodyTextIndent2">
    <w:name w:val="Body Text Indent 2"/>
    <w:semiHidden/>
    <w:qFormat/>
    <w:locked/>
    <w:rsid w:val="001e2c72"/>
    <w:pPr>
      <w:widowControl/>
      <w:suppressAutoHyphens w:val="true"/>
      <w:bidi w:val="0"/>
      <w:spacing w:lineRule="exact" w:line="260" w:before="0" w:after="0"/>
      <w:ind w:firstLine="340"/>
      <w:jc w:val="left"/>
    </w:pPr>
    <w:rPr>
      <w:rFonts w:ascii="Times New Roman" w:hAnsi="Times New Roman" w:eastAsia="맑은 고딕" w:cs="Times New Roman"/>
      <w:color w:val="FF0000"/>
      <w:kern w:val="0"/>
      <w:sz w:val="19"/>
      <w:szCs w:val="24"/>
      <w:lang w:val="de-DE" w:eastAsia="de-DE" w:bidi="ar-SA"/>
    </w:rPr>
  </w:style>
  <w:style w:type="paragraph" w:styleId="BodyTextIndent3">
    <w:name w:val="Body Text Indent 3"/>
    <w:semiHidden/>
    <w:qFormat/>
    <w:locked/>
    <w:rsid w:val="001e2c72"/>
    <w:pPr>
      <w:widowControl/>
      <w:suppressAutoHyphens w:val="true"/>
      <w:bidi w:val="0"/>
      <w:spacing w:lineRule="exact" w:line="260" w:before="0" w:after="0"/>
      <w:ind w:firstLine="340"/>
      <w:jc w:val="left"/>
    </w:pPr>
    <w:rPr>
      <w:rFonts w:ascii="Times New Roman" w:hAnsi="Times New Roman" w:eastAsia="맑은 고딕" w:cs="Times New Roman"/>
      <w:color w:val="FF0000"/>
      <w:kern w:val="0"/>
      <w:sz w:val="19"/>
      <w:szCs w:val="16"/>
      <w:lang w:val="de-DE" w:eastAsia="de-DE" w:bidi="ar-SA"/>
    </w:rPr>
  </w:style>
  <w:style w:type="paragraph" w:styleId="TextBodyIndent">
    <w:name w:val="Body Text Indent"/>
    <w:semiHidden/>
    <w:locked/>
    <w:rsid w:val="001e2c72"/>
    <w:pPr>
      <w:widowControl/>
      <w:suppressAutoHyphens w:val="true"/>
      <w:bidi w:val="0"/>
      <w:spacing w:lineRule="exact" w:line="260" w:before="0" w:after="0"/>
      <w:ind w:firstLine="340"/>
      <w:jc w:val="left"/>
    </w:pPr>
    <w:rPr>
      <w:rFonts w:ascii="Times New Roman" w:hAnsi="Times New Roman" w:eastAsia="맑은 고딕" w:cs="Times New Roman"/>
      <w:color w:val="FF0000"/>
      <w:kern w:val="0"/>
      <w:sz w:val="19"/>
      <w:szCs w:val="24"/>
      <w:lang w:val="de-DE" w:eastAsia="de-DE" w:bidi="ar-SA"/>
    </w:rPr>
  </w:style>
  <w:style w:type="paragraph" w:styleId="BodyTextFirstIndent2">
    <w:name w:val="Body Text First Indent 2"/>
    <w:semiHidden/>
    <w:qFormat/>
    <w:locked/>
    <w:rsid w:val="001e2c72"/>
    <w:pPr>
      <w:widowControl/>
      <w:suppressAutoHyphens w:val="true"/>
      <w:bidi w:val="0"/>
      <w:spacing w:lineRule="exact" w:line="260" w:before="0" w:after="0"/>
      <w:ind w:firstLine="340"/>
      <w:jc w:val="left"/>
    </w:pPr>
    <w:rPr>
      <w:rFonts w:ascii="Times New Roman" w:hAnsi="Times New Roman" w:eastAsia="맑은 고딕" w:cs="Times New Roman"/>
      <w:color w:val="FF0000"/>
      <w:kern w:val="0"/>
      <w:sz w:val="19"/>
      <w:szCs w:val="24"/>
      <w:lang w:val="de-DE" w:eastAsia="de-DE" w:bidi="ar-SA"/>
    </w:rPr>
  </w:style>
  <w:style w:type="paragraph" w:styleId="Title">
    <w:name w:val="Title"/>
    <w:qFormat/>
    <w:locked/>
    <w:rsid w:val="001e2c72"/>
    <w:pPr>
      <w:widowControl/>
      <w:suppressAutoHyphens w:val="true"/>
      <w:bidi w:val="0"/>
      <w:spacing w:lineRule="exact" w:line="390" w:before="0" w:after="220"/>
      <w:jc w:val="left"/>
      <w:outlineLvl w:val="0"/>
    </w:pPr>
    <w:rPr>
      <w:rFonts w:ascii="Arial" w:hAnsi="Arial" w:eastAsia="맑은 고딕" w:cs="Arial"/>
      <w:b/>
      <w:bCs/>
      <w:color w:val="FF0000"/>
      <w:kern w:val="0"/>
      <w:sz w:val="34"/>
      <w:szCs w:val="32"/>
      <w:lang w:val="de-DE" w:eastAsia="de-DE" w:bidi="ar-SA"/>
    </w:rPr>
  </w:style>
  <w:style w:type="paragraph" w:styleId="Envelopereturn">
    <w:name w:val="envelope return"/>
    <w:semiHidden/>
    <w:qFormat/>
    <w:locked/>
    <w:rsid w:val="001e2c72"/>
    <w:pPr>
      <w:widowControl/>
      <w:suppressAutoHyphens w:val="true"/>
      <w:bidi w:val="0"/>
      <w:spacing w:lineRule="auto" w:line="360" w:before="0" w:after="0"/>
      <w:jc w:val="left"/>
    </w:pPr>
    <w:rPr>
      <w:rFonts w:ascii="Times New Roman" w:hAnsi="Times New Roman" w:eastAsia="맑은 고딕" w:cs="Times New Roman"/>
      <w:color w:val="FF0000"/>
      <w:kern w:val="0"/>
      <w:sz w:val="19"/>
      <w:szCs w:val="20"/>
      <w:lang w:val="de-DE" w:eastAsia="de-DE" w:bidi="ar-SA"/>
    </w:rPr>
  </w:style>
  <w:style w:type="paragraph" w:styleId="Envelopeaddress">
    <w:name w:val="envelope address"/>
    <w:semiHidden/>
    <w:qFormat/>
    <w:locked/>
    <w:rsid w:val="001e2c72"/>
    <w:pPr>
      <w:widowControl/>
      <w:suppressAutoHyphens w:val="true"/>
      <w:bidi w:val="0"/>
      <w:spacing w:lineRule="auto" w:line="360" w:before="0" w:after="0"/>
      <w:ind w:left="1" w:hanging="0"/>
      <w:jc w:val="left"/>
    </w:pPr>
    <w:rPr>
      <w:rFonts w:ascii="Times New Roman" w:hAnsi="Times New Roman" w:eastAsia="맑은 고딕" w:cs="Times New Roman"/>
      <w:color w:val="FF0000"/>
      <w:kern w:val="0"/>
      <w:sz w:val="19"/>
      <w:szCs w:val="24"/>
      <w:lang w:val="de-DE" w:eastAsia="de-DE" w:bidi="ar-SA"/>
    </w:rPr>
  </w:style>
  <w:style w:type="paragraph" w:styleId="Signature">
    <w:name w:val="Signature"/>
    <w:semiHidden/>
    <w:locked/>
    <w:rsid w:val="001e2c72"/>
    <w:pPr>
      <w:widowControl/>
      <w:suppressAutoHyphens w:val="true"/>
      <w:bidi w:val="0"/>
      <w:spacing w:lineRule="auto" w:line="360" w:before="0" w:after="0"/>
      <w:ind w:left="4252" w:hanging="0"/>
      <w:jc w:val="left"/>
    </w:pPr>
    <w:rPr>
      <w:rFonts w:ascii="Times New Roman" w:hAnsi="Times New Roman" w:eastAsia="맑은 고딕" w:cs="Times New Roman"/>
      <w:color w:val="FF0000"/>
      <w:kern w:val="0"/>
      <w:sz w:val="19"/>
      <w:szCs w:val="24"/>
      <w:lang w:val="de-DE" w:eastAsia="de-DE" w:bidi="ar-SA"/>
    </w:rPr>
  </w:style>
  <w:style w:type="paragraph" w:styleId="Subtitle">
    <w:name w:val="Subtitle"/>
    <w:qFormat/>
    <w:locked/>
    <w:rsid w:val="001e2c72"/>
    <w:pPr>
      <w:widowControl/>
      <w:suppressAutoHyphens w:val="true"/>
      <w:bidi w:val="0"/>
      <w:spacing w:lineRule="exact" w:line="340" w:before="0" w:after="680"/>
      <w:jc w:val="left"/>
      <w:outlineLvl w:val="1"/>
    </w:pPr>
    <w:rPr>
      <w:rFonts w:ascii="Times New Roman" w:hAnsi="Times New Roman" w:eastAsia="맑은 고딕" w:cs="Times New Roman"/>
      <w:color w:val="FF0000"/>
      <w:kern w:val="0"/>
      <w:sz w:val="28"/>
      <w:szCs w:val="24"/>
      <w:lang w:val="de-DE" w:eastAsia="de-DE" w:bidi="ar-SA"/>
    </w:rPr>
  </w:style>
  <w:style w:type="paragraph" w:styleId="Contents2">
    <w:name w:val="TOC 2"/>
    <w:locked/>
    <w:rsid w:val="009c3df1"/>
    <w:pPr>
      <w:widowControl/>
      <w:tabs>
        <w:tab w:val="clear" w:pos="57"/>
        <w:tab w:val="left" w:pos="1021" w:leader="none"/>
      </w:tabs>
      <w:suppressAutoHyphens w:val="true"/>
      <w:bidi w:val="0"/>
      <w:spacing w:lineRule="exact" w:line="260" w:before="0" w:after="0"/>
      <w:ind w:left="1021" w:hanging="1021"/>
      <w:jc w:val="left"/>
    </w:pPr>
    <w:rPr>
      <w:rFonts w:ascii="Arial" w:hAnsi="Arial" w:eastAsia="맑은 고딕" w:cs="Arial"/>
      <w:color w:val="auto"/>
      <w:kern w:val="0"/>
      <w:sz w:val="19"/>
      <w:szCs w:val="24"/>
      <w:lang w:val="de-DE" w:eastAsia="de-DE" w:bidi="ar-SA"/>
      <w14:numSpacing w14:val="proportional"/>
    </w:rPr>
  </w:style>
  <w:style w:type="paragraph" w:styleId="Contents3">
    <w:name w:val="TOC 3"/>
    <w:locked/>
    <w:rsid w:val="009c3df1"/>
    <w:pPr>
      <w:widowControl/>
      <w:tabs>
        <w:tab w:val="clear" w:pos="57"/>
        <w:tab w:val="left" w:pos="1021" w:leader="none"/>
      </w:tabs>
      <w:suppressAutoHyphens w:val="true"/>
      <w:bidi w:val="0"/>
      <w:spacing w:lineRule="exact" w:line="260" w:before="0" w:after="0"/>
      <w:ind w:left="1021" w:hanging="1021"/>
      <w:jc w:val="left"/>
    </w:pPr>
    <w:rPr>
      <w:rFonts w:ascii="Arial" w:hAnsi="Arial" w:eastAsia="맑은 고딕" w:cs="Arial"/>
      <w:color w:val="auto"/>
      <w:kern w:val="0"/>
      <w:sz w:val="19"/>
      <w:szCs w:val="24"/>
      <w:lang w:val="de-DE" w:eastAsia="de-DE" w:bidi="ar-SA"/>
      <w14:numSpacing w14:val="proportional"/>
    </w:rPr>
  </w:style>
  <w:style w:type="paragraph" w:styleId="Contents4">
    <w:name w:val="TOC 4"/>
    <w:uiPriority w:val="99"/>
    <w:semiHidden/>
    <w:locked/>
    <w:rsid w:val="009c3df1"/>
    <w:pPr>
      <w:widowControl/>
      <w:tabs>
        <w:tab w:val="clear" w:pos="57"/>
        <w:tab w:val="left" w:pos="1021" w:leader="none"/>
      </w:tabs>
      <w:suppressAutoHyphens w:val="true"/>
      <w:bidi w:val="0"/>
      <w:spacing w:lineRule="exact" w:line="260" w:before="0" w:after="0"/>
      <w:ind w:left="1021" w:hanging="1021"/>
      <w:jc w:val="left"/>
    </w:pPr>
    <w:rPr>
      <w:rFonts w:ascii="Arial" w:hAnsi="Arial" w:eastAsia="맑은 고딕" w:cs="Arial"/>
      <w:color w:val="auto"/>
      <w:kern w:val="0"/>
      <w:sz w:val="19"/>
      <w:szCs w:val="24"/>
      <w:lang w:val="de-DE" w:eastAsia="de-DE" w:bidi="ar-SA"/>
      <w14:numSpacing w14:val="proportional"/>
    </w:rPr>
  </w:style>
  <w:style w:type="paragraph" w:styleId="Contents5">
    <w:name w:val="TOC 5"/>
    <w:semiHidden/>
    <w:locked/>
    <w:rsid w:val="009c3df1"/>
    <w:pPr>
      <w:widowControl/>
      <w:tabs>
        <w:tab w:val="clear" w:pos="57"/>
        <w:tab w:val="left" w:pos="1021" w:leader="none"/>
      </w:tabs>
      <w:suppressAutoHyphens w:val="true"/>
      <w:bidi w:val="0"/>
      <w:spacing w:lineRule="exact" w:line="260" w:before="0" w:after="0"/>
      <w:ind w:left="1021" w:hanging="1021"/>
      <w:jc w:val="left"/>
    </w:pPr>
    <w:rPr>
      <w:rFonts w:ascii="Arial" w:hAnsi="Arial" w:eastAsia="맑은 고딕" w:cs="Arial"/>
      <w:color w:val="auto"/>
      <w:kern w:val="0"/>
      <w:sz w:val="19"/>
      <w:szCs w:val="24"/>
      <w:lang w:val="de-DE" w:eastAsia="de-DE" w:bidi="ar-SA"/>
      <w14:numSpacing w14:val="proportional"/>
    </w:rPr>
  </w:style>
  <w:style w:type="paragraph" w:styleId="Contents6">
    <w:name w:val="TOC 6"/>
    <w:uiPriority w:val="99"/>
    <w:semiHidden/>
    <w:locked/>
    <w:rsid w:val="009c3df1"/>
    <w:pPr>
      <w:widowControl/>
      <w:tabs>
        <w:tab w:val="clear" w:pos="57"/>
        <w:tab w:val="left" w:pos="680" w:leader="none"/>
      </w:tabs>
      <w:suppressAutoHyphens w:val="true"/>
      <w:bidi w:val="0"/>
      <w:spacing w:lineRule="exact" w:line="300" w:before="390" w:after="0"/>
      <w:ind w:left="680" w:hanging="680"/>
      <w:jc w:val="left"/>
    </w:pPr>
    <w:rPr>
      <w:rFonts w:ascii="Arial" w:hAnsi="Arial" w:eastAsia="맑은 고딕" w:cs="Arial" w:eastAsiaTheme="minorEastAsia"/>
      <w:b/>
      <w:color w:val="auto"/>
      <w:kern w:val="0"/>
      <w:sz w:val="24"/>
      <w:szCs w:val="24"/>
      <w:lang w:val="de-DE" w:eastAsia="de-DE" w:bidi="ar-SA"/>
    </w:rPr>
  </w:style>
  <w:style w:type="paragraph" w:styleId="Contents7">
    <w:name w:val="TOC 7"/>
    <w:semiHidden/>
    <w:locked/>
    <w:rsid w:val="009c3df1"/>
    <w:pPr>
      <w:widowControl/>
      <w:suppressAutoHyphens w:val="true"/>
      <w:bidi w:val="0"/>
      <w:spacing w:lineRule="exact" w:line="260" w:before="0" w:after="0"/>
      <w:jc w:val="left"/>
    </w:pPr>
    <w:rPr>
      <w:rFonts w:ascii="Arial" w:hAnsi="Arial" w:eastAsia="맑은 고딕" w:cs="Arial" w:eastAsiaTheme="minorEastAsia"/>
      <w:b/>
      <w:color w:val="auto"/>
      <w:kern w:val="0"/>
      <w:sz w:val="19"/>
      <w:szCs w:val="24"/>
      <w:lang w:val="de-DE" w:eastAsia="de-DE" w:bidi="ar-SA"/>
    </w:rPr>
  </w:style>
  <w:style w:type="paragraph" w:styleId="Contents8">
    <w:name w:val="TOC 8"/>
    <w:semiHidden/>
    <w:locked/>
    <w:rsid w:val="009c3df1"/>
    <w:pPr>
      <w:widowControl/>
      <w:suppressAutoHyphens w:val="true"/>
      <w:bidi w:val="0"/>
      <w:spacing w:lineRule="exact" w:line="260" w:before="0" w:after="0"/>
      <w:jc w:val="left"/>
    </w:pPr>
    <w:rPr>
      <w:rFonts w:ascii="Arial" w:hAnsi="Arial" w:eastAsia="맑은 고딕" w:cs="Arial" w:eastAsiaTheme="minorEastAsia"/>
      <w:color w:val="auto"/>
      <w:kern w:val="0"/>
      <w:sz w:val="19"/>
      <w:szCs w:val="24"/>
      <w:lang w:val="de-DE" w:eastAsia="de-DE" w:bidi="ar-SA"/>
    </w:rPr>
  </w:style>
  <w:style w:type="paragraph" w:styleId="Contents9">
    <w:name w:val="TOC 9"/>
    <w:semiHidden/>
    <w:locked/>
    <w:rsid w:val="009c3df1"/>
    <w:pPr>
      <w:widowControl/>
      <w:suppressAutoHyphens w:val="true"/>
      <w:bidi w:val="0"/>
      <w:spacing w:lineRule="exact" w:line="260" w:before="260" w:after="0"/>
      <w:jc w:val="left"/>
    </w:pPr>
    <w:rPr>
      <w:rFonts w:ascii="Arial" w:hAnsi="Arial" w:eastAsia="맑은 고딕" w:cs="Arial" w:eastAsiaTheme="minorEastAsia"/>
      <w:color w:val="auto"/>
      <w:kern w:val="0"/>
      <w:sz w:val="19"/>
      <w:szCs w:val="24"/>
      <w:lang w:val="de-DE" w:eastAsia="de-DE" w:bidi="ar-SA"/>
    </w:rPr>
  </w:style>
  <w:style w:type="paragraph" w:styleId="Frontmattertitle" w:customStyle="1">
    <w:name w:val="front_matter_title"/>
    <w:next w:val="Paraignoreindent"/>
    <w:qFormat/>
    <w:locked/>
    <w:rsid w:val="00601cfb"/>
    <w:pPr>
      <w:keepNext w:val="true"/>
      <w:pageBreakBefore/>
      <w:widowControl/>
      <w:suppressAutoHyphens w:val="true"/>
      <w:bidi w:val="0"/>
      <w:spacing w:lineRule="exact" w:line="390" w:before="0" w:after="260"/>
      <w:jc w:val="left"/>
    </w:pPr>
    <w:rPr>
      <w:rFonts w:ascii="Arial" w:hAnsi="Arial" w:eastAsia="맑은 고딕" w:cs="Arial"/>
      <w:b/>
      <w:color w:val="auto"/>
      <w:kern w:val="0"/>
      <w:sz w:val="30"/>
      <w:szCs w:val="24"/>
      <w:lang w:val="de-DE" w:eastAsia="de-DE" w:bidi="ar-SA"/>
      <w14:numSpacing w14:val="proportional"/>
    </w:rPr>
  </w:style>
  <w:style w:type="paragraph" w:styleId="Backmattertitle" w:customStyle="1">
    <w:name w:val="back_matter_title"/>
    <w:next w:val="Intro"/>
    <w:uiPriority w:val="99"/>
    <w:qFormat/>
    <w:locked/>
    <w:rsid w:val="00d01490"/>
    <w:pPr>
      <w:keepNext w:val="true"/>
      <w:pageBreakBefore/>
      <w:widowControl/>
      <w:suppressAutoHyphens w:val="true"/>
      <w:bidi w:val="0"/>
      <w:spacing w:lineRule="exact" w:line="390" w:before="0" w:after="260"/>
      <w:jc w:val="left"/>
    </w:pPr>
    <w:rPr>
      <w:rFonts w:ascii="Arial" w:hAnsi="Arial" w:eastAsia="맑은 고딕" w:cs="Arial"/>
      <w:b/>
      <w:color w:val="auto"/>
      <w:kern w:val="0"/>
      <w:sz w:val="30"/>
      <w:szCs w:val="24"/>
      <w:lang w:val="de-DE" w:eastAsia="de-DE" w:bidi="ar-SA"/>
      <w14:numSpacing w14:val="proportional"/>
    </w:rPr>
  </w:style>
  <w:style w:type="paragraph" w:styleId="Subreferencetitle" w:customStyle="1">
    <w:name w:val="sub_reference_title"/>
    <w:next w:val="Reference"/>
    <w:qFormat/>
    <w:locked/>
    <w:rsid w:val="00260697"/>
    <w:pPr>
      <w:keepNext w:val="true"/>
      <w:widowControl/>
      <w:suppressAutoHyphens w:val="true"/>
      <w:bidi w:val="0"/>
      <w:spacing w:lineRule="exact" w:line="300" w:before="340" w:after="170"/>
      <w:jc w:val="left"/>
    </w:pPr>
    <w:rPr>
      <w:rFonts w:ascii="Arial" w:hAnsi="Arial" w:eastAsia="맑은 고딕" w:cs="Arial" w:eastAsiaTheme="minorEastAsia"/>
      <w:b/>
      <w:color w:val="auto"/>
      <w:kern w:val="0"/>
      <w:sz w:val="19"/>
      <w:szCs w:val="24"/>
      <w:lang w:val="de-DE" w:eastAsia="de-DE" w:bidi="ar-SA"/>
    </w:rPr>
  </w:style>
  <w:style w:type="paragraph" w:styleId="Paraignoreindent" w:customStyle="1">
    <w:name w:val="para_ignore_indent"/>
    <w:next w:val="Paragraph"/>
    <w:qFormat/>
    <w:locked/>
    <w:rsid w:val="001d6c8a"/>
    <w:pPr>
      <w:widowControl/>
      <w:suppressAutoHyphens w:val="true"/>
      <w:bidi w:val="0"/>
      <w:spacing w:lineRule="exact" w:line="260" w:before="0" w:after="0"/>
      <w:jc w:val="both"/>
    </w:pPr>
    <w:rPr>
      <w:rFonts w:ascii="Times New Roman" w:hAnsi="Times New Roman" w:eastAsia="맑은 고딕" w:cs="Times New Roman" w:eastAsiaTheme="minorEastAsia"/>
      <w:color w:val="auto"/>
      <w:kern w:val="0"/>
      <w:sz w:val="19"/>
      <w:szCs w:val="24"/>
      <w:lang w:val="de-DE" w:eastAsia="de-DE" w:bidi="ar-SA"/>
    </w:rPr>
  </w:style>
  <w:style w:type="paragraph" w:styleId="Symbollist" w:customStyle="1">
    <w:name w:val="symbol_list"/>
    <w:qFormat/>
    <w:locked/>
    <w:rsid w:val="00c93242"/>
    <w:pPr>
      <w:widowControl/>
      <w:numPr>
        <w:ilvl w:val="0"/>
        <w:numId w:val="6"/>
      </w:numPr>
      <w:suppressAutoHyphens w:val="true"/>
      <w:bidi w:val="0"/>
      <w:spacing w:lineRule="exact" w:line="260" w:before="0" w:after="260"/>
      <w:contextualSpacing/>
      <w:jc w:val="both"/>
    </w:pPr>
    <w:rPr>
      <w:rFonts w:ascii="Times New Roman" w:hAnsi="Times New Roman" w:eastAsia="맑은 고딕" w:cs="Times New Roman" w:eastAsiaTheme="minorEastAsia"/>
      <w:color w:val="auto"/>
      <w:kern w:val="0"/>
      <w:sz w:val="19"/>
      <w:szCs w:val="24"/>
      <w:lang w:val="de-DE" w:eastAsia="de-DE" w:bidi="ar-SA"/>
    </w:rPr>
  </w:style>
  <w:style w:type="paragraph" w:styleId="Balken2" w:customStyle="1">
    <w:name w:val="Balken2"/>
    <w:qFormat/>
    <w:locked/>
    <w:rsid w:val="00ba439e"/>
    <w:pPr>
      <w:widowControl/>
      <w:suppressAutoHyphens w:val="true"/>
      <w:bidi w:val="0"/>
      <w:spacing w:lineRule="exact" w:line="260" w:before="0" w:after="16"/>
      <w:jc w:val="left"/>
    </w:pPr>
    <w:rPr>
      <w:rFonts w:ascii="Arial" w:hAnsi="Arial" w:eastAsia="맑은 고딕" w:cs="Arial" w:eastAsiaTheme="minorEastAsia"/>
      <w:color w:val="auto"/>
      <w:kern w:val="0"/>
      <w:sz w:val="32"/>
      <w:szCs w:val="24"/>
      <w:lang w:val="de-DE" w:eastAsia="de-DE" w:bidi="ar-SA"/>
    </w:rPr>
  </w:style>
  <w:style w:type="paragraph" w:styleId="Quote">
    <w:name w:val="Quote"/>
    <w:basedOn w:val="Normal"/>
    <w:next w:val="Normal"/>
    <w:uiPriority w:val="99"/>
    <w:semiHidden/>
    <w:qFormat/>
    <w:locked/>
    <w:rsid w:val="00766e93"/>
    <w:pPr/>
    <w:rPr>
      <w:i/>
      <w:iCs/>
      <w:color w:val="FF0000"/>
    </w:rPr>
  </w:style>
  <w:style w:type="paragraph" w:styleId="Box" w:customStyle="1">
    <w:name w:val="box"/>
    <w:qFormat/>
    <w:locked/>
    <w:rsid w:val="00375d2c"/>
    <w:pPr>
      <w:widowControl/>
      <w:suppressAutoHyphens w:val="true"/>
      <w:bidi w:val="0"/>
      <w:spacing w:lineRule="exact" w:line="220" w:before="0" w:after="0"/>
      <w:jc w:val="both"/>
    </w:pPr>
    <w:rPr>
      <w:rFonts w:ascii="Arial" w:hAnsi="Arial" w:eastAsia="맑은 고딕" w:cs="Arial" w:eastAsiaTheme="minorEastAsia"/>
      <w:color w:val="auto"/>
      <w:kern w:val="0"/>
      <w:sz w:val="16"/>
      <w:szCs w:val="24"/>
      <w:lang w:val="de-DE" w:eastAsia="de-DE" w:bidi="ar-SA"/>
    </w:rPr>
  </w:style>
  <w:style w:type="paragraph" w:styleId="Intro" w:customStyle="1">
    <w:name w:val="intro"/>
    <w:qFormat/>
    <w:locked/>
    <w:rsid w:val="008e5de3"/>
    <w:pPr>
      <w:widowControl/>
      <w:suppressAutoHyphens w:val="true"/>
      <w:bidi w:val="0"/>
      <w:spacing w:lineRule="exact" w:line="220" w:before="0" w:after="390"/>
      <w:contextualSpacing/>
      <w:jc w:val="both"/>
    </w:pPr>
    <w:rPr>
      <w:rFonts w:ascii="Arial" w:hAnsi="Arial" w:eastAsia="맑은 고딕" w:cs="Arial"/>
      <w:color w:val="auto"/>
      <w:kern w:val="0"/>
      <w:sz w:val="16"/>
      <w:szCs w:val="16"/>
      <w:lang w:val="de-DE" w:eastAsia="de-DE" w:bidi="ar-SA"/>
      <w14:numSpacing w14:val="proportional"/>
    </w:rPr>
  </w:style>
  <w:style w:type="paragraph" w:styleId="TOCHeading">
    <w:name w:val="TOC Heading"/>
    <w:next w:val="Normal"/>
    <w:uiPriority w:val="39"/>
    <w:qFormat/>
    <w:locked/>
    <w:rsid w:val="00ed69f3"/>
    <w:pPr>
      <w:keepNext w:val="true"/>
      <w:widowControl/>
      <w:suppressAutoHyphens w:val="true"/>
      <w:bidi w:val="0"/>
      <w:spacing w:lineRule="exact" w:line="390" w:before="0" w:after="260"/>
      <w:jc w:val="left"/>
    </w:pPr>
    <w:rPr>
      <w:rFonts w:ascii="Arial" w:hAnsi="Arial" w:eastAsia="맑은 고딕" w:cs="Arial"/>
      <w:b/>
      <w:bCs/>
      <w:color w:val="FF0000"/>
      <w:kern w:val="0"/>
      <w:sz w:val="30"/>
      <w:szCs w:val="28"/>
      <w:lang w:val="de-DE" w:eastAsia="de-DE" w:bidi="ar-SA"/>
    </w:rPr>
  </w:style>
  <w:style w:type="paragraph" w:styleId="IntenseQuote">
    <w:name w:val="Intense Quote"/>
    <w:next w:val="Normal"/>
    <w:uiPriority w:val="99"/>
    <w:semiHidden/>
    <w:qFormat/>
    <w:locked/>
    <w:rsid w:val="00052114"/>
    <w:pPr>
      <w:widowControl/>
      <w:suppressAutoHyphens w:val="true"/>
      <w:bidi w:val="0"/>
      <w:spacing w:lineRule="auto" w:line="360" w:before="200" w:after="280"/>
      <w:ind w:left="936" w:right="936" w:hanging="0"/>
      <w:jc w:val="left"/>
    </w:pPr>
    <w:rPr>
      <w:rFonts w:ascii="Times New Roman" w:hAnsi="Times New Roman" w:eastAsia="맑은 고딕" w:cs="Times New Roman"/>
      <w:bCs/>
      <w:iCs/>
      <w:color w:val="FF0000"/>
      <w:kern w:val="0"/>
      <w:sz w:val="19"/>
      <w:szCs w:val="24"/>
      <w:lang w:val="de-DE" w:eastAsia="de-DE" w:bidi="ar-SA"/>
    </w:rPr>
  </w:style>
  <w:style w:type="paragraph" w:styleId="NoSpacing">
    <w:name w:val="No Spacing"/>
    <w:next w:val="Normal"/>
    <w:uiPriority w:val="99"/>
    <w:semiHidden/>
    <w:qFormat/>
    <w:locked/>
    <w:rsid w:val="00052114"/>
    <w:pPr>
      <w:widowControl/>
      <w:suppressAutoHyphens w:val="true"/>
      <w:bidi w:val="0"/>
      <w:spacing w:before="0" w:after="0"/>
      <w:jc w:val="left"/>
    </w:pPr>
    <w:rPr>
      <w:rFonts w:ascii="Times New Roman" w:hAnsi="Times New Roman" w:eastAsia="맑은 고딕" w:cs="Times New Roman"/>
      <w:color w:val="FF0000"/>
      <w:kern w:val="0"/>
      <w:sz w:val="19"/>
      <w:szCs w:val="24"/>
      <w:lang w:val="de-DE" w:eastAsia="de-DE" w:bidi="ar-SA"/>
    </w:rPr>
  </w:style>
  <w:style w:type="paragraph" w:styleId="ListParagraph">
    <w:name w:val="List Paragraph"/>
    <w:next w:val="Normal"/>
    <w:uiPriority w:val="99"/>
    <w:semiHidden/>
    <w:qFormat/>
    <w:locked/>
    <w:rsid w:val="00052114"/>
    <w:pPr>
      <w:widowControl/>
      <w:suppressAutoHyphens w:val="true"/>
      <w:bidi w:val="0"/>
      <w:spacing w:lineRule="auto" w:line="360" w:before="0" w:after="0"/>
      <w:ind w:left="708" w:hanging="0"/>
      <w:jc w:val="left"/>
    </w:pPr>
    <w:rPr>
      <w:rFonts w:ascii="Times New Roman" w:hAnsi="Times New Roman" w:eastAsia="맑은 고딕" w:cs="Times New Roman"/>
      <w:color w:val="FF0000"/>
      <w:kern w:val="0"/>
      <w:sz w:val="19"/>
      <w:szCs w:val="24"/>
      <w:lang w:val="de-DE" w:eastAsia="de-DE" w:bidi="ar-SA"/>
    </w:rPr>
  </w:style>
  <w:style w:type="paragraph" w:styleId="Bibliography">
    <w:name w:val="Bibliography"/>
    <w:qFormat/>
    <w:locked/>
    <w:rsid w:val="00052114"/>
    <w:pPr>
      <w:widowControl/>
      <w:suppressAutoHyphens w:val="true"/>
      <w:bidi w:val="0"/>
      <w:spacing w:lineRule="exact" w:line="220" w:before="0" w:after="0"/>
      <w:ind w:left="340" w:hanging="340"/>
      <w:jc w:val="left"/>
    </w:pPr>
    <w:rPr>
      <w:rFonts w:ascii="Arial" w:hAnsi="Arial" w:eastAsia="맑은 고딕" w:cs="Arial"/>
      <w:color w:val="FF0000"/>
      <w:kern w:val="0"/>
      <w:sz w:val="16"/>
      <w:szCs w:val="24"/>
      <w:lang w:val="de-DE" w:eastAsia="de-DE" w:bidi="ar-SA"/>
    </w:rPr>
  </w:style>
  <w:style w:type="paragraph" w:styleId="Footnoteline" w:customStyle="1">
    <w:name w:val="footnote_line"/>
    <w:qFormat/>
    <w:locked/>
    <w:rsid w:val="00ba439e"/>
    <w:pPr>
      <w:widowControl/>
      <w:suppressAutoHyphens w:val="true"/>
      <w:bidi w:val="0"/>
      <w:spacing w:lineRule="exact" w:line="180" w:before="333" w:after="0"/>
      <w:jc w:val="left"/>
    </w:pPr>
    <w:rPr>
      <w:rFonts w:ascii="Times New Roman" w:hAnsi="Times New Roman" w:eastAsia="맑은 고딕" w:cs="Times New Roman" w:eastAsiaTheme="minorEastAsia"/>
      <w:color w:val="auto"/>
      <w:spacing w:val="-4"/>
      <w:kern w:val="0"/>
      <w:sz w:val="72"/>
      <w:szCs w:val="72"/>
      <w:vertAlign w:val="subscript"/>
      <w:lang w:val="de-DE" w:eastAsia="de-DE" w:bidi="ar-SA"/>
    </w:rPr>
  </w:style>
  <w:style w:type="paragraph" w:styleId="Boxmarginal" w:customStyle="1">
    <w:name w:val="box_marginal"/>
    <w:qFormat/>
    <w:locked/>
    <w:rsid w:val="00375d2c"/>
    <w:pPr>
      <w:widowControl/>
      <w:suppressAutoHyphens w:val="true"/>
      <w:bidi w:val="0"/>
      <w:spacing w:before="0" w:after="0"/>
      <w:jc w:val="center"/>
    </w:pPr>
    <w:rPr>
      <w:rFonts w:ascii="Times New Roman" w:hAnsi="Times New Roman" w:eastAsia="맑은 고딕" w:cs="Times New Roman" w:eastAsiaTheme="minorEastAsia"/>
      <w:color w:val="auto"/>
      <w:kern w:val="0"/>
      <w:sz w:val="16"/>
      <w:szCs w:val="24"/>
      <w:lang w:val="de-DE" w:eastAsia="de-DE" w:bidi="ar-SA"/>
    </w:rPr>
  </w:style>
  <w:style w:type="paragraph" w:styleId="Boxlist" w:customStyle="1">
    <w:name w:val="box_list"/>
    <w:basedOn w:val="Box"/>
    <w:qFormat/>
    <w:locked/>
    <w:rsid w:val="00375d2c"/>
    <w:pPr>
      <w:ind w:left="170" w:hanging="170"/>
    </w:pPr>
    <w:rPr/>
  </w:style>
  <w:style w:type="paragraph" w:styleId="Boxsymbollist" w:customStyle="1">
    <w:name w:val="box_symbol_list"/>
    <w:qFormat/>
    <w:locked/>
    <w:rsid w:val="00255c29"/>
    <w:pPr>
      <w:widowControl/>
      <w:numPr>
        <w:ilvl w:val="0"/>
        <w:numId w:val="14"/>
      </w:numPr>
      <w:suppressAutoHyphens w:val="true"/>
      <w:bidi w:val="0"/>
      <w:spacing w:lineRule="exact" w:line="220" w:before="0" w:after="0"/>
      <w:jc w:val="both"/>
    </w:pPr>
    <w:rPr>
      <w:rFonts w:ascii="Arial" w:hAnsi="Arial" w:eastAsia="맑은 고딕" w:cs="Times New Roman"/>
      <w:color w:val="auto"/>
      <w:kern w:val="0"/>
      <w:sz w:val="16"/>
      <w:szCs w:val="24"/>
      <w:lang w:val="de-DE" w:eastAsia="de-DE" w:bidi="ar-SA"/>
      <w14:numSpacing w14:val="tabular"/>
    </w:rPr>
  </w:style>
  <w:style w:type="paragraph" w:styleId="Openaccess" w:customStyle="1">
    <w:name w:val="open_access"/>
    <w:qFormat/>
    <w:locked/>
    <w:rsid w:val="00ba439e"/>
    <w:pPr>
      <w:widowControl/>
      <w:suppressAutoHyphens w:val="true"/>
      <w:bidi w:val="0"/>
      <w:spacing w:lineRule="exact" w:line="300" w:before="0" w:after="0"/>
      <w:jc w:val="left"/>
    </w:pPr>
    <w:rPr>
      <w:rFonts w:ascii="Arial" w:hAnsi="Arial" w:eastAsia="맑은 고딕" w:cs="Times New Roman" w:eastAsiaTheme="minorEastAsia"/>
      <w:b/>
      <w:color w:val="auto"/>
      <w:kern w:val="0"/>
      <w:sz w:val="24"/>
      <w:szCs w:val="24"/>
      <w:lang w:val="de-DE" w:eastAsia="de-DE" w:bidi="ar-SA"/>
    </w:rPr>
  </w:style>
  <w:style w:type="paragraph" w:styleId="Articletitle1" w:customStyle="1">
    <w:name w:val="article_title"/>
    <w:qFormat/>
    <w:locked/>
    <w:rsid w:val="00ba439e"/>
    <w:pPr>
      <w:widowControl/>
      <w:suppressAutoHyphens w:val="true"/>
      <w:bidi w:val="0"/>
      <w:spacing w:lineRule="exact" w:line="390" w:before="0" w:after="260"/>
      <w:jc w:val="left"/>
    </w:pPr>
    <w:rPr>
      <w:rFonts w:ascii="Arial" w:hAnsi="Arial" w:eastAsia="맑은 고딕" w:cs="Arial"/>
      <w:b/>
      <w:color w:val="auto"/>
      <w:kern w:val="0"/>
      <w:sz w:val="34"/>
      <w:szCs w:val="24"/>
      <w:lang w:val="de-DE" w:eastAsia="de-DE" w:bidi="ar-SA"/>
      <w14:numSpacing w14:val="proportional"/>
    </w:rPr>
  </w:style>
  <w:style w:type="paragraph" w:styleId="Articleauthor" w:customStyle="1">
    <w:name w:val="article_author"/>
    <w:next w:val="Articletitle1"/>
    <w:qFormat/>
    <w:locked/>
    <w:rsid w:val="00223425"/>
    <w:pPr>
      <w:keepNext w:val="true"/>
      <w:widowControl/>
      <w:suppressAutoHyphens w:val="true"/>
      <w:bidi w:val="0"/>
      <w:spacing w:lineRule="exact" w:line="300" w:before="0" w:after="0"/>
      <w:jc w:val="left"/>
    </w:pPr>
    <w:rPr>
      <w:rFonts w:ascii="Arial" w:hAnsi="Arial" w:eastAsia="맑은 고딕" w:cs="Times New Roman"/>
      <w:color w:val="auto"/>
      <w:kern w:val="0"/>
      <w:sz w:val="24"/>
      <w:szCs w:val="24"/>
      <w:lang w:val="de-DE" w:eastAsia="de-DE" w:bidi="ar-SA"/>
      <w14:numSpacing w14:val="proportional"/>
    </w:rPr>
  </w:style>
  <w:style w:type="paragraph" w:styleId="Articlesubtitle" w:customStyle="1">
    <w:name w:val="article_subtitle"/>
    <w:uiPriority w:val="99"/>
    <w:qFormat/>
    <w:locked/>
    <w:rsid w:val="00223425"/>
    <w:pPr>
      <w:widowControl/>
      <w:suppressAutoHyphens w:val="true"/>
      <w:bidi w:val="0"/>
      <w:spacing w:lineRule="exact" w:line="300" w:before="0" w:after="310"/>
      <w:jc w:val="left"/>
    </w:pPr>
    <w:rPr>
      <w:rFonts w:ascii="Arial" w:hAnsi="Arial" w:eastAsia="맑은 고딕" w:cs="Arial"/>
      <w:color w:val="auto"/>
      <w:kern w:val="0"/>
      <w:sz w:val="24"/>
      <w:szCs w:val="24"/>
      <w:lang w:val="de-DE" w:eastAsia="de-DE" w:bidi="ar-SA"/>
      <w14:numSpacing w14:val="proportional"/>
    </w:rPr>
  </w:style>
  <w:style w:type="paragraph" w:styleId="Boxstartend" w:customStyle="1">
    <w:name w:val="box_start_end"/>
    <w:basedOn w:val="Box"/>
    <w:qFormat/>
    <w:locked/>
    <w:rsid w:val="00766518"/>
    <w:pPr>
      <w:spacing w:lineRule="exact" w:line="120"/>
    </w:pPr>
    <w:rPr>
      <w:sz w:val="4"/>
    </w:rPr>
  </w:style>
  <w:style w:type="paragraph" w:styleId="Revision">
    <w:name w:val="Revision"/>
    <w:uiPriority w:val="99"/>
    <w:semiHidden/>
    <w:qFormat/>
    <w:locked/>
    <w:rsid w:val="003c5e89"/>
    <w:pPr>
      <w:widowControl/>
      <w:suppressAutoHyphens w:val="true"/>
      <w:bidi w:val="0"/>
      <w:spacing w:before="0" w:after="0"/>
      <w:ind w:firstLine="357"/>
      <w:jc w:val="left"/>
    </w:pPr>
    <w:rPr>
      <w:rFonts w:ascii="Calibri" w:hAnsi="Calibri" w:eastAsia="맑은 고딕" w:cs="" w:asciiTheme="minorHAnsi" w:cstheme="minorBidi" w:hAnsiTheme="minorHAnsi"/>
      <w:color w:val="FF0000"/>
      <w:kern w:val="0"/>
      <w:sz w:val="24"/>
      <w:szCs w:val="24"/>
      <w:lang w:val="en-US" w:eastAsia="en-US" w:bidi="he-IL"/>
    </w:rPr>
  </w:style>
  <w:style w:type="paragraph" w:styleId="Backmatterdividingtitle" w:customStyle="1">
    <w:name w:val="back_matter_dividingtitle"/>
    <w:next w:val="Reference"/>
    <w:qFormat/>
    <w:locked/>
    <w:rsid w:val="00321266"/>
    <w:pPr>
      <w:keepNext w:val="true"/>
      <w:widowControl/>
      <w:suppressAutoHyphens w:val="true"/>
      <w:bidi w:val="0"/>
      <w:spacing w:lineRule="exact" w:line="300" w:before="340" w:after="170"/>
      <w:jc w:val="left"/>
    </w:pPr>
    <w:rPr>
      <w:rFonts w:ascii="Arial" w:hAnsi="Arial" w:eastAsia="맑은 고딕" w:cs="Arial"/>
      <w:b/>
      <w:bCs/>
      <w:color w:val="auto"/>
      <w:kern w:val="0"/>
      <w:sz w:val="24"/>
      <w:szCs w:val="23"/>
      <w:lang w:val="de-DE" w:eastAsia="de-DE" w:bidi="ar-SA"/>
      <w14:numSpacing w14:val="proportional"/>
    </w:rPr>
  </w:style>
  <w:style w:type="paragraph" w:styleId="Articletranstitle" w:customStyle="1">
    <w:name w:val="article_trans title"/>
    <w:basedOn w:val="Articletitle1"/>
    <w:qFormat/>
    <w:locked/>
    <w:rsid w:val="00796ffc"/>
    <w:pPr/>
    <w:rPr>
      <w:b w:val="false"/>
    </w:rPr>
  </w:style>
  <w:style w:type="paragraph" w:styleId="Articletranssubtitle" w:customStyle="1">
    <w:name w:val="article_trans subtitle"/>
    <w:basedOn w:val="Articlesubtitle"/>
    <w:qFormat/>
    <w:locked/>
    <w:rsid w:val="008f07ff"/>
    <w:pPr/>
    <w:rPr/>
  </w:style>
  <w:style w:type="paragraph" w:styleId="FirstParagraph" w:customStyle="1">
    <w:name w:val="First Paragraph"/>
    <w:basedOn w:val="TextBody"/>
    <w:next w:val="TextBody"/>
    <w:qFormat/>
    <w:rsid w:val="004f6fc9"/>
    <w:pPr>
      <w:suppressAutoHyphens w:val="true"/>
      <w:spacing w:lineRule="auto" w:line="240" w:before="180" w:after="180"/>
      <w:ind w:hanging="0"/>
    </w:pPr>
    <w:rPr>
      <w:rFonts w:ascii="Calibri" w:hAnsi="Calibri" w:eastAsia="Calibri" w:cs="" w:asciiTheme="minorHAnsi" w:cstheme="minorBidi" w:eastAsiaTheme="minorHAnsi" w:hAnsiTheme="minorHAnsi"/>
      <w:color w:val="auto"/>
      <w:sz w:val="24"/>
      <w:lang w:val="en-US" w:eastAsia="en-US"/>
    </w:rPr>
  </w:style>
  <w:style w:type="paragraph" w:styleId="Compact" w:customStyle="1">
    <w:name w:val="Compact"/>
    <w:basedOn w:val="TextBody"/>
    <w:qFormat/>
    <w:rsid w:val="004f6fc9"/>
    <w:pPr>
      <w:suppressAutoHyphens w:val="true"/>
      <w:spacing w:lineRule="auto" w:line="240" w:before="36" w:after="36"/>
      <w:ind w:hanging="0"/>
    </w:pPr>
    <w:rPr>
      <w:rFonts w:ascii="Calibri" w:hAnsi="Calibri" w:eastAsia="Calibri" w:cs="" w:asciiTheme="minorHAnsi" w:cstheme="minorBidi" w:eastAsiaTheme="minorHAnsi" w:hAnsiTheme="minorHAnsi"/>
      <w:color w:val="auto"/>
      <w:sz w:val="24"/>
      <w:lang w:val="en-US" w:eastAsia="en-US"/>
    </w:rPr>
  </w:style>
  <w:style w:type="paragraph" w:styleId="Author1" w:customStyle="1">
    <w:name w:val="Author"/>
    <w:next w:val="TextBody"/>
    <w:qFormat/>
    <w:rsid w:val="004f6fc9"/>
    <w:pPr>
      <w:keepNext w:val="true"/>
      <w:keepLines/>
      <w:widowControl/>
      <w:suppressAutoHyphens w:val="true"/>
      <w:bidi w:val="0"/>
      <w:spacing w:before="0" w:after="200"/>
      <w:jc w:val="center"/>
    </w:pPr>
    <w:rPr>
      <w:rFonts w:ascii="Calibri" w:hAnsi="Calibri" w:eastAsia="Calibri" w:cs="" w:asciiTheme="minorHAnsi" w:cstheme="minorBidi" w:eastAsiaTheme="minorHAnsi" w:hAnsiTheme="minorHAnsi"/>
      <w:color w:val="auto"/>
      <w:kern w:val="0"/>
      <w:sz w:val="24"/>
      <w:szCs w:val="24"/>
      <w:lang w:val="en-US" w:eastAsia="en-US" w:bidi="ar-SA"/>
    </w:rPr>
  </w:style>
  <w:style w:type="paragraph" w:styleId="Abstract1" w:customStyle="1">
    <w:name w:val="Abstract"/>
    <w:basedOn w:val="Normal"/>
    <w:next w:val="TextBody"/>
    <w:qFormat/>
    <w:rsid w:val="004f6fc9"/>
    <w:pPr>
      <w:keepNext w:val="true"/>
      <w:keepLines/>
      <w:spacing w:before="300" w:after="300"/>
    </w:pPr>
    <w:rPr>
      <w:sz w:val="20"/>
      <w:szCs w:val="20"/>
    </w:rPr>
  </w:style>
  <w:style w:type="paragraph" w:styleId="DefinitionTerm" w:customStyle="1">
    <w:name w:val="Definition Term"/>
    <w:basedOn w:val="Normal"/>
    <w:next w:val="Definition"/>
    <w:qFormat/>
    <w:rsid w:val="004f6fc9"/>
    <w:pPr>
      <w:keepNext w:val="true"/>
      <w:keepLines/>
      <w:spacing w:before="0" w:after="0"/>
    </w:pPr>
    <w:rPr>
      <w:b/>
    </w:rPr>
  </w:style>
  <w:style w:type="paragraph" w:styleId="Definition" w:customStyle="1">
    <w:name w:val="Definition"/>
    <w:basedOn w:val="Normal"/>
    <w:qFormat/>
    <w:rsid w:val="004f6fc9"/>
    <w:pPr/>
    <w:rPr/>
  </w:style>
  <w:style w:type="paragraph" w:styleId="TableCaption" w:customStyle="1">
    <w:name w:val="Table Caption"/>
    <w:basedOn w:val="Caption1"/>
    <w:qFormat/>
    <w:rsid w:val="004f6fc9"/>
    <w:pPr>
      <w:keepNext w:val="true"/>
      <w:suppressAutoHyphens w:val="true"/>
      <w:spacing w:lineRule="auto" w:line="240" w:before="0" w:after="120"/>
    </w:pPr>
    <w:rPr>
      <w:rFonts w:ascii="Calibri" w:hAnsi="Calibri" w:eastAsia="Calibri" w:cs="" w:asciiTheme="minorHAnsi" w:cstheme="minorBidi" w:eastAsiaTheme="minorHAnsi" w:hAnsiTheme="minorHAnsi"/>
      <w:bCs w:val="false"/>
      <w:i/>
      <w:color w:val="auto"/>
      <w:sz w:val="24"/>
      <w:szCs w:val="24"/>
      <w:lang w:val="en-US" w:eastAsia="en-US"/>
    </w:rPr>
  </w:style>
  <w:style w:type="paragraph" w:styleId="ImageCaption" w:customStyle="1">
    <w:name w:val="Image Caption"/>
    <w:basedOn w:val="Caption1"/>
    <w:qFormat/>
    <w:rsid w:val="004f6fc9"/>
    <w:pPr>
      <w:suppressAutoHyphens w:val="true"/>
      <w:spacing w:lineRule="auto" w:line="240" w:before="0" w:after="120"/>
    </w:pPr>
    <w:rPr>
      <w:rFonts w:ascii="Calibri" w:hAnsi="Calibri" w:eastAsia="Calibri" w:cs="" w:asciiTheme="minorHAnsi" w:cstheme="minorBidi" w:eastAsiaTheme="minorHAnsi" w:hAnsiTheme="minorHAnsi"/>
      <w:bCs w:val="false"/>
      <w:i/>
      <w:color w:val="auto"/>
      <w:sz w:val="24"/>
      <w:szCs w:val="24"/>
      <w:lang w:val="en-US" w:eastAsia="en-US"/>
    </w:rPr>
  </w:style>
  <w:style w:type="paragraph" w:styleId="Figure1" w:customStyle="1">
    <w:name w:val="Figure"/>
    <w:basedOn w:val="Normal"/>
    <w:qFormat/>
    <w:rsid w:val="004f6fc9"/>
    <w:pPr/>
    <w:rPr/>
  </w:style>
  <w:style w:type="paragraph" w:styleId="CaptionedFigure" w:customStyle="1">
    <w:name w:val="Captioned Figure"/>
    <w:basedOn w:val="Figure1"/>
    <w:qFormat/>
    <w:rsid w:val="004f6fc9"/>
    <w:pPr>
      <w:keepNext w:val="true"/>
    </w:pPr>
    <w:rPr/>
  </w:style>
  <w:style w:type="paragraph" w:styleId="SourceCode" w:customStyle="1">
    <w:name w:val="Source Code"/>
    <w:basedOn w:val="Normal"/>
    <w:link w:val="VerbatimChar"/>
    <w:qFormat/>
    <w:rsid w:val="004f6fc9"/>
    <w:pPr/>
    <w:rPr>
      <w:rFonts w:ascii="Consolas" w:hAnsi="Consolas" w:eastAsia="Times New Roman" w:cs="Arial"/>
      <w:bCs/>
      <w:color w:val="FF0000"/>
      <w:sz w:val="22"/>
      <w:szCs w:val="20"/>
      <w:lang w:val="de-DE" w:eastAsia="de-DE"/>
    </w:rPr>
  </w:style>
  <w:style w:type="numbering" w:styleId="NoList" w:default="1">
    <w:name w:val="No List"/>
    <w:uiPriority w:val="99"/>
    <w:semiHidden/>
    <w:unhideWhenUsed/>
    <w:qFormat/>
  </w:style>
  <w:style w:type="numbering" w:styleId="OutlineList2">
    <w:name w:val="Outline List 2"/>
    <w:semiHidden/>
    <w:qFormat/>
    <w:locked/>
    <w:rsid w:val="001f2aaa"/>
  </w:style>
  <w:style w:type="numbering" w:styleId="OutlineList1">
    <w:name w:val="Outline List 1"/>
    <w:semiHidden/>
    <w:qFormat/>
    <w:locked/>
    <w:rsid w:val="00f45357"/>
  </w:style>
  <w:style w:type="numbering" w:styleId="OutlineList3">
    <w:name w:val="Outline List 3"/>
    <w:semiHidden/>
    <w:qFormat/>
    <w:locked/>
    <w:rsid w:val="001e2c72"/>
  </w:style>
  <w:style w:type="numbering" w:styleId="Ueberschriftenliste" w:customStyle="1">
    <w:name w:val="ueberschriftenliste"/>
    <w:uiPriority w:val="99"/>
    <w:semiHidden/>
    <w:qFormat/>
    <w:locked/>
    <w:rsid w:val="003977cf"/>
  </w:style>
  <w:style w:type="numbering" w:styleId="ArtikelAbschnitt1" w:customStyle="1">
    <w:name w:val="Artikel / Abschnitt1"/>
    <w:semiHidden/>
    <w:qFormat/>
    <w:locked/>
    <w:rsid w:val="009c6bba"/>
  </w:style>
  <w:style w:type="table" w:default="1" w:styleId="NormaleTabelle">
    <w:name w:val="Normal Table"/>
    <w:uiPriority w:val="99"/>
    <w:semiHidden/>
    <w:unhideWhenUsed/>
    <w:tblPr>
      <w:tblCellMar>
        <w:top w:w="0" w:type="dxa"/>
        <w:left w:w="108" w:type="dxa"/>
        <w:bottom w:w="0" w:type="dxa"/>
        <w:right w:w="108" w:type="dxa"/>
      </w:tblCellMar>
    </w:tblPr>
  </w:style>
  <w:style w:type="table" w:styleId="Tabelle3D-Effekt1">
    <w:name w:val="Table 3D effects 1"/>
    <w:basedOn w:val="NormaleTabelle"/>
    <w:semiHidden/>
    <w:rsid w:val="001e2c72"/>
    <w:tcPr>
      <w:shd w:val="solid" w:color="C0C0C0" w:fill="FFFFFF"/>
    </w:tcPr>
    <w:tblStylePr w:type="firstRow">
      <w:rPr>
        <w:b/>
        <w:bCs/>
        <w:color w:val="800080"/>
      </w:rPr>
      <w:tblPr/>
      <w:tcPr>
        <w:tcBorders>
          <w:bottom w:val="single" w:color="808080" w:sz="6" w:space="0"/>
          <w:tl2br w:val="none" w:color="auto" w:sz="0" w:space="0"/>
          <w:tr2bl w:val="none" w:color="auto" w:sz="0" w:space="0"/>
        </w:tcBorders>
      </w:tcPr>
    </w:tblStylePr>
    <w:tblStylePr w:type="lastRow">
      <w:tblPr/>
      <w:tcPr>
        <w:tcBorders>
          <w:top w:val="single" w:color="FFFFFF" w:sz="6" w:space="0"/>
          <w:tl2br w:val="none" w:color="auto" w:sz="0" w:space="0"/>
          <w:tr2bl w:val="none" w:color="auto" w:sz="0" w:space="0"/>
        </w:tcBorders>
      </w:tcPr>
    </w:tblStylePr>
    <w:tblStylePr w:type="firstCol">
      <w:rPr>
        <w:b/>
        <w:bCs/>
      </w:rPr>
      <w:tblPr/>
      <w:tcPr>
        <w:tcBorders>
          <w:right w:val="single" w:color="808080" w:sz="6" w:space="0"/>
          <w:tl2br w:val="none" w:color="auto" w:sz="0" w:space="0"/>
          <w:tr2bl w:val="none" w:color="auto" w:sz="0" w:space="0"/>
        </w:tcBorders>
      </w:tcPr>
    </w:tblStylePr>
    <w:tblStylePr w:type="lastCol">
      <w:tblPr/>
      <w:tcPr>
        <w:tcBorders>
          <w:left w:val="single" w:color="FFFFFF" w:sz="6" w:space="0"/>
          <w:tl2br w:val="none" w:color="auto" w:sz="0" w:space="0"/>
          <w:tr2bl w:val="none" w:color="auto" w:sz="0" w:space="0"/>
        </w:tcBorders>
      </w:tcPr>
    </w:tblStylePr>
    <w:tblStylePr w:type="neCell">
      <w:tblPr/>
      <w:tcPr>
        <w:tcBorders>
          <w:left w:val="none" w:color="auto" w:sz="0" w:space="0"/>
          <w:bottom w:val="none" w:color="auto" w:sz="0" w:space="0"/>
          <w:tl2br w:val="none" w:color="auto" w:sz="0" w:space="0"/>
          <w:tr2bl w:val="none" w:color="auto" w:sz="0" w:space="0"/>
        </w:tcBorders>
      </w:tcPr>
    </w:tblStylePr>
    <w:tblStylePr w:type="nwCell">
      <w:tblPr/>
      <w:tcPr>
        <w:tcBorders>
          <w:bottom w:val="none" w:color="auto" w:sz="0" w:space="0"/>
          <w:right w:val="none" w:color="auto" w:sz="0" w:space="0"/>
          <w:tl2br w:val="none" w:color="auto" w:sz="0" w:space="0"/>
          <w:tr2bl w:val="none" w:color="auto" w:sz="0" w:space="0"/>
        </w:tcBorders>
      </w:tcPr>
    </w:tblStylePr>
    <w:tblStylePr w:type="seCell">
      <w:tblPr/>
      <w:tcPr>
        <w:tcBorders>
          <w:top w:val="none" w:color="auto" w:sz="0" w:space="0"/>
          <w:left w:val="none" w:color="auto" w:sz="0" w:space="0"/>
          <w:tl2br w:val="none" w:color="auto" w:sz="0" w:space="0"/>
          <w:tr2bl w:val="none" w:color="auto" w:sz="0" w:space="0"/>
        </w:tcBorders>
      </w:tcPr>
    </w:tblStylePr>
    <w:tblStylePr w:type="swCell">
      <w:rPr>
        <w:color w:val="000080"/>
      </w:rPr>
      <w:tblPr/>
      <w:tcPr>
        <w:tcBorders>
          <w:top w:val="none" w:color="auto" w:sz="0" w:space="0"/>
          <w:right w:val="none" w:color="auto" w:sz="0" w:space="0"/>
          <w:tl2br w:val="none" w:color="auto" w:sz="0" w:space="0"/>
          <w:tr2bl w:val="none" w:color="auto" w:sz="0" w:space="0"/>
        </w:tcBorders>
      </w:tcPr>
    </w:tblStylePr>
  </w:style>
  <w:style w:type="table" w:styleId="Tabelle3D-Effekt2">
    <w:name w:val="Table 3D effects 2"/>
    <w:basedOn w:val="NormaleTabelle"/>
    <w:semiHidden/>
    <w:rsid w:val="001e2c72"/>
    <w:tblPr>
      <w:tblStyleRowBandSize w:val="1"/>
    </w:tblPr>
    <w:tcPr>
      <w:shd w:val="solid" w:color="C0C0C0" w:fill="FFFFFF"/>
    </w:tcPr>
    <w:tblStylePr w:type="firstRow">
      <w:rPr>
        <w:b/>
        <w:bCs/>
      </w:rPr>
      <w:tblPr/>
      <w:tcPr>
        <w:tcBorders>
          <w:tl2br w:val="none" w:color="auto" w:sz="0" w:space="0"/>
          <w:tr2bl w:val="none" w:color="auto" w:sz="0" w:space="0"/>
        </w:tcBorders>
      </w:tcPr>
    </w:tblStylePr>
    <w:tblStylePr w:type="firstCol">
      <w:tblPr/>
      <w:tcPr>
        <w:tcBorders>
          <w:top w:val="none" w:color="auto" w:sz="0" w:space="0"/>
          <w:bottom w:val="none" w:color="auto" w:sz="0" w:space="0"/>
          <w:right w:val="single" w:color="808080" w:sz="6" w:space="0"/>
          <w:tl2br w:val="none" w:color="auto" w:sz="0" w:space="0"/>
          <w:tr2bl w:val="none" w:color="auto" w:sz="0" w:space="0"/>
        </w:tcBorders>
      </w:tcPr>
    </w:tblStylePr>
    <w:tblStylePr w:type="lastCol">
      <w:tblPr/>
      <w:tcPr>
        <w:tcBorders>
          <w:right w:val="single" w:color="FFFFFF" w:sz="6" w:space="0"/>
          <w:tl2br w:val="none" w:color="auto" w:sz="0" w:space="0"/>
          <w:tr2bl w:val="none" w:color="auto" w:sz="0" w:space="0"/>
        </w:tcBorders>
      </w:tcPr>
    </w:tblStylePr>
    <w:tblStylePr w:type="band1Horz">
      <w:tblPr/>
      <w:tcPr>
        <w:tcBorders>
          <w:top w:val="single" w:color="808080" w:sz="6" w:space="0"/>
          <w:bottom w:val="single" w:color="FFFFFF" w:sz="6" w:space="0"/>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elle3D-Effekt3">
    <w:name w:val="Table 3D effects 3"/>
    <w:basedOn w:val="NormaleTabelle"/>
    <w:semiHidden/>
    <w:rsid w:val="001e2c72"/>
    <w:tblPr>
      <w:tblStyleRowBandSize w:val="1"/>
      <w:tblStyleColBandSize w:val="1"/>
    </w:tblPr>
    <w:tblStylePr w:type="firstRow">
      <w:rPr>
        <w:b/>
        <w:bCs/>
      </w:rPr>
      <w:tblPr/>
      <w:tcPr>
        <w:tcBorders>
          <w:tl2br w:val="none" w:color="auto" w:sz="0" w:space="0"/>
          <w:tr2bl w:val="none" w:color="auto" w:sz="0" w:space="0"/>
        </w:tcBorders>
      </w:tcPr>
    </w:tblStylePr>
    <w:tblStylePr w:type="firstCol">
      <w:tblPr/>
      <w:tcPr>
        <w:tcBorders>
          <w:top w:val="none" w:color="auto" w:sz="0" w:space="0"/>
          <w:bottom w:val="none" w:color="auto" w:sz="0" w:space="0"/>
          <w:right w:val="single" w:color="808080" w:sz="6" w:space="0"/>
          <w:tl2br w:val="none" w:color="auto" w:sz="0" w:space="0"/>
          <w:tr2bl w:val="none" w:color="auto" w:sz="0" w:space="0"/>
        </w:tcBorders>
      </w:tcPr>
    </w:tblStylePr>
    <w:tblStylePr w:type="lastCol">
      <w:tblPr/>
      <w:tcPr>
        <w:tcBorders>
          <w:right w:val="single" w:color="FFFFFF" w:sz="6" w:space="0"/>
          <w:tl2br w:val="none" w:color="auto" w:sz="0" w:space="0"/>
          <w:tr2bl w:val="none" w:color="auto" w:sz="0" w:space="0"/>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bottom w:val="single" w:color="FFFFFF" w:sz="6" w:space="0"/>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elleAktuell">
    <w:name w:val="Table Contemporary"/>
    <w:basedOn w:val="NormaleTabelle"/>
    <w:semiHidden/>
    <w:rsid w:val="001e2c72"/>
    <w:tblPr>
      <w:tblStyleRowBandSize w:val="1"/>
      <w:tblBorders>
        <w:insideH w:val="single" w:color="FFFFFF" w:sz="18" w:space="0"/>
        <w:insideV w:val="single" w:color="FFFFFF" w:sz="18" w:space="0"/>
      </w:tblBorders>
    </w:tblPr>
    <w:tblStylePr w:type="firstRow">
      <w:rPr>
        <w:b/>
        <w:bCs/>
        <w:color w:val="auto"/>
      </w:rPr>
      <w:tblPr/>
      <w:tcPr>
        <w:tcBorders>
          <w:tl2br w:val="none" w:color="auto" w:sz="0" w:space="0"/>
          <w:tr2bl w:val="none" w:color="auto" w:sz="0" w:space="0"/>
        </w:tcBorders>
        <w:shd w:val="pct20" w:color="000000" w:fill="FFFFFF"/>
      </w:tcPr>
    </w:tblStylePr>
    <w:tblStylePr w:type="band1Horz">
      <w:rPr>
        <w:color w:val="auto"/>
      </w:rPr>
      <w:tblPr/>
      <w:tcPr>
        <w:tcBorders>
          <w:tl2br w:val="none" w:color="auto" w:sz="0" w:space="0"/>
          <w:tr2bl w:val="none" w:color="auto" w:sz="0" w:space="0"/>
        </w:tcBorders>
        <w:shd w:val="pct5" w:color="000000" w:fill="FFFFFF"/>
      </w:tcPr>
    </w:tblStylePr>
    <w:tblStylePr w:type="band2Horz">
      <w:rPr>
        <w:color w:val="auto"/>
      </w:rPr>
      <w:tblPr/>
      <w:tcPr>
        <w:tcBorders>
          <w:tl2br w:val="none" w:color="auto" w:sz="0" w:space="0"/>
          <w:tr2bl w:val="none" w:color="auto" w:sz="0" w:space="0"/>
        </w:tcBorders>
        <w:shd w:val="pct20" w:color="000000" w:fill="FFFFFF"/>
      </w:tcPr>
    </w:tblStylePr>
  </w:style>
  <w:style w:type="table" w:styleId="TabelleEinfach1">
    <w:name w:val="Table Simple 1"/>
    <w:basedOn w:val="NormaleTabelle"/>
    <w:semiHidden/>
    <w:rsid w:val="001e2c72"/>
    <w:tblPr>
      <w:tblBorders>
        <w:top w:val="single" w:color="008000" w:sz="12" w:space="0"/>
        <w:bottom w:val="single" w:color="008000" w:sz="12" w:space="0"/>
      </w:tblBorders>
    </w:tblPr>
    <w:tcPr>
      <w:shd w:val="clear" w:color="auto" w:fill="auto"/>
    </w:tcPr>
    <w:tblStylePr w:type="firstRow">
      <w:tblPr/>
      <w:tcPr>
        <w:tcBorders>
          <w:bottom w:val="single" w:color="008000" w:sz="6" w:space="0"/>
          <w:tl2br w:val="none" w:color="auto" w:sz="0" w:space="0"/>
          <w:tr2bl w:val="none" w:color="auto" w:sz="0" w:space="0"/>
        </w:tcBorders>
      </w:tcPr>
    </w:tblStylePr>
    <w:tblStylePr w:type="lastRow">
      <w:tblPr/>
      <w:tcPr>
        <w:tcBorders>
          <w:top w:val="single" w:color="008000" w:sz="6" w:space="0"/>
          <w:tl2br w:val="none" w:color="auto" w:sz="0" w:space="0"/>
          <w:tr2bl w:val="none" w:color="auto" w:sz="0" w:space="0"/>
        </w:tcBorders>
      </w:tcPr>
    </w:tblStylePr>
  </w:style>
  <w:style w:type="table" w:styleId="TabelleEinfach2">
    <w:name w:val="Table Simple 2"/>
    <w:basedOn w:val="NormaleTabelle"/>
    <w:semiHidden/>
    <w:rsid w:val="001e2c72"/>
    <w:tblStylePr w:type="firstRow">
      <w:rPr>
        <w:b/>
        <w:bCs/>
      </w:rPr>
      <w:tblPr/>
      <w:tcPr>
        <w:tcBorders>
          <w:bottom w:val="single" w:color="000000" w:sz="12" w:space="0"/>
          <w:tl2br w:val="none" w:color="auto" w:sz="0" w:space="0"/>
          <w:tr2bl w:val="none" w:color="auto" w:sz="0" w:space="0"/>
        </w:tcBorders>
      </w:tcPr>
    </w:tblStylePr>
    <w:tblStylePr w:type="lastRow">
      <w:rPr>
        <w:b/>
        <w:bCs/>
        <w:color w:val="auto"/>
      </w:rPr>
      <w:tblPr/>
      <w:tcPr>
        <w:tcBorders>
          <w:top w:val="single" w:color="000000" w:sz="6" w:space="0"/>
          <w:tl2br w:val="none" w:color="auto" w:sz="0" w:space="0"/>
          <w:tr2bl w:val="none" w:color="auto" w:sz="0" w:space="0"/>
        </w:tcBorders>
      </w:tcPr>
    </w:tblStylePr>
    <w:tblStylePr w:type="firstCol">
      <w:rPr>
        <w:b/>
        <w:bCs/>
      </w:rPr>
      <w:tblPr/>
      <w:tcPr>
        <w:tcBorders>
          <w:right w:val="single" w:color="000000" w:sz="12" w:space="0"/>
          <w:tl2br w:val="none" w:color="auto" w:sz="0" w:space="0"/>
          <w:tr2bl w:val="none" w:color="auto" w:sz="0" w:space="0"/>
        </w:tcBorders>
      </w:tcPr>
    </w:tblStylePr>
    <w:tblStylePr w:type="lastCol">
      <w:rPr>
        <w:b/>
        <w:bCs/>
      </w:rPr>
      <w:tblPr/>
      <w:tcPr>
        <w:tcBorders>
          <w:left w:val="single" w:color="000000" w:sz="6" w:space="0"/>
          <w:tl2br w:val="none" w:color="auto" w:sz="0" w:space="0"/>
          <w:tr2bl w:val="none" w:color="auto" w:sz="0" w:space="0"/>
        </w:tcBorders>
      </w:tcPr>
    </w:tblStylePr>
    <w:tblStylePr w:type="neCell">
      <w:rPr>
        <w:b/>
        <w:bCs/>
      </w:rPr>
      <w:tblPr/>
      <w:tcPr>
        <w:tcBorders>
          <w:left w:val="none" w:color="auto" w:sz="0" w:space="0"/>
          <w:tl2br w:val="none" w:color="auto" w:sz="0" w:space="0"/>
          <w:tr2bl w:val="none" w:color="auto" w:sz="0" w:space="0"/>
        </w:tcBorders>
      </w:tcPr>
    </w:tblStylePr>
    <w:tblStylePr w:type="swCell">
      <w:rPr>
        <w:b/>
        <w:bCs/>
      </w:rPr>
      <w:tblPr/>
      <w:tcPr>
        <w:tcBorders>
          <w:top w:val="none" w:color="auto" w:sz="0" w:space="0"/>
          <w:tl2br w:val="none" w:color="auto" w:sz="0" w:space="0"/>
          <w:tr2bl w:val="none" w:color="auto" w:sz="0" w:space="0"/>
        </w:tcBorders>
      </w:tcPr>
    </w:tblStylePr>
  </w:style>
  <w:style w:type="table" w:styleId="TabelleEinfach3">
    <w:name w:val="Table Simple 3"/>
    <w:basedOn w:val="NormaleTabelle"/>
    <w:semiHidden/>
    <w:rsid w:val="001e2c72"/>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l2br w:val="none" w:color="auto" w:sz="0" w:space="0"/>
          <w:tr2bl w:val="none" w:color="auto" w:sz="0" w:space="0"/>
        </w:tcBorders>
        <w:shd w:val="solid" w:color="000000" w:fill="FFFFFF"/>
      </w:tcPr>
    </w:tblStylePr>
  </w:style>
  <w:style w:type="table" w:styleId="TabelleElegant">
    <w:name w:val="Table Elegant"/>
    <w:basedOn w:val="NormaleTabelle"/>
    <w:semiHidden/>
    <w:rsid w:val="001e2c72"/>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l2br w:val="none" w:color="auto" w:sz="0" w:space="0"/>
          <w:tr2bl w:val="none" w:color="auto" w:sz="0" w:space="0"/>
        </w:tcBorders>
      </w:tcPr>
    </w:tblStylePr>
  </w:style>
  <w:style w:type="table" w:styleId="TabelleFarbig1">
    <w:name w:val="Table Colorful 1"/>
    <w:basedOn w:val="NormaleTabelle"/>
    <w:semiHidden/>
    <w:rsid w:val="001e2c72"/>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rPr>
      <w:tblPr/>
      <w:tcPr>
        <w:tcBorders>
          <w:tl2br w:val="none" w:color="auto" w:sz="0" w:space="0"/>
          <w:tr2bl w:val="none" w:color="auto" w:sz="0" w:space="0"/>
        </w:tcBorders>
        <w:shd w:val="solid" w:color="000000" w:fill="FFFFFF"/>
      </w:tcPr>
    </w:tblStylePr>
    <w:tblStylePr w:type="firstCol">
      <w:rPr>
        <w:b/>
        <w:bCs/>
        <w:i/>
      </w:rPr>
      <w:tblPr/>
      <w:tcPr>
        <w:tcBorders>
          <w:tl2br w:val="none" w:color="auto" w:sz="0" w:space="0"/>
          <w:tr2bl w:val="none" w:color="auto" w:sz="0" w:space="0"/>
        </w:tcBorders>
        <w:shd w:val="solid" w:color="000080" w:fill="FFFFFF"/>
      </w:tcPr>
    </w:tblStylePr>
    <w:tblStylePr w:type="nwCell">
      <w:tblPr/>
      <w:tcPr>
        <w:tcBorders>
          <w:tl2br w:val="none" w:color="auto" w:sz="0" w:space="0"/>
          <w:tr2bl w:val="none" w:color="auto" w:sz="0" w:space="0"/>
        </w:tcBorders>
        <w:shd w:val="solid" w:color="000000" w:fill="FFFFFF"/>
      </w:tcPr>
    </w:tblStylePr>
    <w:tblStylePr w:type="swCell">
      <w:rPr>
        <w:b/>
        <w:bCs/>
        <w:i w:val="0"/>
      </w:rPr>
      <w:tblPr/>
      <w:tcPr>
        <w:tcBorders>
          <w:tl2br w:val="none" w:color="auto" w:sz="0" w:space="0"/>
          <w:tr2bl w:val="none" w:color="auto" w:sz="0" w:space="0"/>
        </w:tcBorders>
      </w:tcPr>
    </w:tblStylePr>
  </w:style>
  <w:style w:type="table" w:styleId="TabelleFarbig2">
    <w:name w:val="Table Colorful 2"/>
    <w:basedOn w:val="NormaleTabelle"/>
    <w:semiHidden/>
    <w:rsid w:val="001e2c72"/>
    <w:tblPr>
      <w:tblBorders>
        <w:bottom w:val="single" w:color="000000" w:sz="12" w:space="0"/>
      </w:tblBorders>
    </w:tblPr>
    <w:tcPr>
      <w:shd w:val="pct20" w:color="FFFF00" w:fill="FFFFFF"/>
    </w:tcPr>
    <w:tblStylePr w:type="firstRow">
      <w:rPr>
        <w:b/>
        <w:bCs/>
        <w:i/>
        <w:color w:val="FFFFFF"/>
      </w:rPr>
      <w:tblPr/>
      <w:tcPr>
        <w:tcBorders>
          <w:bottom w:val="single" w:color="000000" w:sz="12" w:space="0"/>
          <w:tl2br w:val="none" w:color="auto" w:sz="0" w:space="0"/>
          <w:tr2bl w:val="none" w:color="auto" w:sz="0" w:space="0"/>
        </w:tcBorders>
        <w:shd w:val="solid" w:color="800000" w:fill="FFFFFF"/>
      </w:tcPr>
    </w:tblStylePr>
    <w:tblStylePr w:type="firstCol">
      <w:rPr>
        <w:b/>
        <w:bCs/>
        <w:i/>
      </w:rPr>
      <w:tblPr/>
      <w:tcPr>
        <w:tcBorders>
          <w:tl2br w:val="none" w:color="auto" w:sz="0" w:space="0"/>
          <w:tr2bl w:val="none" w:color="auto" w:sz="0" w:space="0"/>
        </w:tcBorders>
      </w:tcPr>
    </w:tblStylePr>
    <w:tblStylePr w:type="lastCol">
      <w:tblPr/>
      <w:tcPr>
        <w:tcBorders>
          <w:tl2br w:val="none" w:color="auto" w:sz="0" w:space="0"/>
          <w:tr2bl w:val="none" w:color="auto" w:sz="0" w:space="0"/>
        </w:tcBorders>
        <w:shd w:val="solid" w:color="C0C0C0" w:fill="FFFFFF"/>
      </w:tcPr>
    </w:tblStylePr>
    <w:tblStylePr w:type="swCell">
      <w:rPr>
        <w:b/>
        <w:bCs/>
        <w:i w:val="0"/>
      </w:rPr>
      <w:tblPr/>
      <w:tcPr>
        <w:tcBorders>
          <w:tl2br w:val="none" w:color="auto" w:sz="0" w:space="0"/>
          <w:tr2bl w:val="none" w:color="auto" w:sz="0" w:space="0"/>
        </w:tcBorders>
      </w:tcPr>
    </w:tblStylePr>
  </w:style>
  <w:style w:type="table" w:styleId="TabelleFarbig3">
    <w:name w:val="Table Colorful 3"/>
    <w:basedOn w:val="NormaleTabelle"/>
    <w:semiHidden/>
    <w:rsid w:val="001e2c72"/>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bottom w:val="single" w:color="000000" w:sz="6" w:space="0"/>
          <w:tl2br w:val="none" w:color="auto" w:sz="0" w:space="0"/>
          <w:tr2bl w:val="none" w:color="auto" w:sz="0" w:space="0"/>
        </w:tcBorders>
        <w:shd w:val="solid" w:color="008080" w:fill="FFFFFF"/>
      </w:tcPr>
    </w:tblStylePr>
    <w:tblStylePr w:type="firstCol">
      <w:tblPr/>
      <w:tcPr>
        <w:tcBorders>
          <w:left w:val="single" w:color="000000" w:sz="36" w:space="0"/>
          <w:right w:val="single" w:color="000000" w:sz="6" w:space="0"/>
          <w:tl2br w:val="none" w:color="auto" w:sz="0" w:space="0"/>
          <w:tr2bl w:val="none" w:color="auto" w:sz="0" w:space="0"/>
        </w:tcBorders>
        <w:shd w:val="solid" w:color="008080" w:fill="FFFFFF"/>
      </w:tcPr>
    </w:tblStylePr>
    <w:tblStylePr w:type="nwCell">
      <w:rPr>
        <w:b/>
        <w:bCs/>
        <w:color w:val="FFFFFF"/>
      </w:rPr>
      <w:tblPr/>
      <w:tcPr>
        <w:tcBorders>
          <w:tl2br w:val="none" w:color="auto" w:sz="0" w:space="0"/>
          <w:tr2bl w:val="none" w:color="auto" w:sz="0" w:space="0"/>
        </w:tcBorders>
        <w:shd w:val="solid" w:color="000000" w:fill="FFFFFF"/>
      </w:tcPr>
    </w:tblStylePr>
  </w:style>
  <w:style w:type="table" w:styleId="TabelleKlassisch1">
    <w:name w:val="Table Classic 1"/>
    <w:basedOn w:val="NormaleTabelle"/>
    <w:semiHidden/>
    <w:rsid w:val="001e2c72"/>
    <w:tblPr>
      <w:tblBorders>
        <w:top w:val="single" w:color="000000" w:sz="12" w:space="0"/>
        <w:bottom w:val="single" w:color="000000" w:sz="12" w:space="0"/>
      </w:tblBorders>
    </w:tblPr>
    <w:tcPr>
      <w:shd w:val="clear" w:color="auto" w:fill="auto"/>
    </w:tcPr>
    <w:tblStylePr w:type="firstRow">
      <w:rPr>
        <w:i/>
      </w:rPr>
      <w:tblPr/>
      <w:tcPr>
        <w:tcBorders>
          <w:bottom w:val="single" w:color="000000" w:sz="6" w:space="0"/>
          <w:tl2br w:val="none" w:color="auto" w:sz="0" w:space="0"/>
          <w:tr2bl w:val="none" w:color="auto" w:sz="0" w:space="0"/>
        </w:tcBorders>
      </w:tcPr>
    </w:tblStylePr>
    <w:tblStylePr w:type="lastRow">
      <w:rPr>
        <w:color w:val="auto"/>
      </w:rPr>
      <w:tblPr/>
      <w:tcPr>
        <w:tcBorders>
          <w:top w:val="single" w:color="000000" w:sz="6" w:space="0"/>
          <w:tl2br w:val="none" w:color="auto" w:sz="0" w:space="0"/>
          <w:tr2bl w:val="none" w:color="auto" w:sz="0" w:space="0"/>
        </w:tcBorders>
      </w:tcPr>
    </w:tblStylePr>
    <w:tblStylePr w:type="firstCol">
      <w:tblPr/>
      <w:tcPr>
        <w:tcBorders>
          <w:right w:val="single" w:color="000000" w:sz="6" w:space="0"/>
          <w:tl2br w:val="none" w:color="auto" w:sz="0" w:space="0"/>
          <w:tr2bl w:val="none" w:color="auto" w:sz="0" w:space="0"/>
        </w:tcBorders>
      </w:tcPr>
    </w:tblStylePr>
    <w:tblStylePr w:type="neCell">
      <w:rPr>
        <w:b/>
        <w:bCs/>
        <w:i w:val="0"/>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elleKlassisch2">
    <w:name w:val="Table Classic 2"/>
    <w:basedOn w:val="NormaleTabelle"/>
    <w:semiHidden/>
    <w:rsid w:val="001e2c72"/>
    <w:tblPr>
      <w:tblBorders>
        <w:top w:val="single" w:color="000000" w:sz="12" w:space="0"/>
        <w:bottom w:val="single" w:color="000000" w:sz="12" w:space="0"/>
      </w:tblBorders>
    </w:tblPr>
    <w:tcPr>
      <w:shd w:val="clear" w:color="auto" w:fill="auto"/>
    </w:tcPr>
    <w:tblStylePr w:type="firstRow">
      <w:rPr>
        <w:color w:val="FFFFFF"/>
      </w:rPr>
      <w:tblPr/>
      <w:tcPr>
        <w:tcBorders>
          <w:bottom w:val="single" w:color="000000" w:sz="6" w:space="0"/>
          <w:tl2br w:val="none" w:color="auto" w:sz="0" w:space="0"/>
          <w:tr2bl w:val="none" w:color="auto" w:sz="0" w:space="0"/>
        </w:tcBorders>
        <w:shd w:val="solid" w:color="800080" w:fill="FFFFFF"/>
      </w:tcPr>
    </w:tblStylePr>
    <w:tblStylePr w:type="lastRow">
      <w:tblPr/>
      <w:tcPr>
        <w:tcBorders>
          <w:top w:val="single" w:color="000000" w:sz="6" w:space="0"/>
          <w:tl2br w:val="none" w:color="auto" w:sz="0" w:space="0"/>
          <w:tr2bl w:val="none" w:color="auto" w:sz="0" w:space="0"/>
        </w:tcBorders>
      </w:tcPr>
    </w:tblStylePr>
    <w:tblStylePr w:type="firstCol">
      <w:rPr>
        <w:b/>
        <w:bCs/>
      </w:rPr>
      <w:tblPr/>
      <w:tcPr>
        <w:tcBorders>
          <w:tl2br w:val="none" w:color="auto" w:sz="0" w:space="0"/>
          <w:tr2bl w:val="none" w:color="auto" w:sz="0" w:space="0"/>
        </w:tcBorders>
        <w:shd w:val="solid" w:color="C0C0C0" w:fill="FFFFFF"/>
      </w:tcPr>
    </w:tblStylePr>
    <w:tblStylePr w:type="neCell">
      <w:rPr>
        <w:b/>
        <w:bCs/>
      </w:rPr>
      <w:tblPr/>
      <w:tcPr>
        <w:tcBorders>
          <w:tl2br w:val="none" w:color="auto" w:sz="0" w:space="0"/>
          <w:tr2bl w:val="none" w:color="auto" w:sz="0" w:space="0"/>
        </w:tcBorders>
      </w:tcPr>
    </w:tblStylePr>
    <w:tblStylePr w:type="nwCell">
      <w:tblPr/>
      <w:tcPr>
        <w:tcBorders>
          <w:tl2br w:val="none" w:color="auto" w:sz="0" w:space="0"/>
          <w:tr2bl w:val="none" w:color="auto" w:sz="0" w:space="0"/>
        </w:tcBorders>
        <w:shd w:val="solid" w:color="800080" w:fill="FFFFFF"/>
      </w:tcPr>
    </w:tblStylePr>
    <w:tblStylePr w:type="swCell">
      <w:rPr>
        <w:color w:val="000080"/>
      </w:rPr>
      <w:tblPr/>
      <w:tcPr>
        <w:tcBorders>
          <w:tl2br w:val="none" w:color="auto" w:sz="0" w:space="0"/>
          <w:tr2bl w:val="none" w:color="auto" w:sz="0" w:space="0"/>
        </w:tcBorders>
      </w:tcPr>
    </w:tblStylePr>
  </w:style>
  <w:style w:type="table" w:styleId="TabelleKlassisch3">
    <w:name w:val="Table Classic 3"/>
    <w:basedOn w:val="NormaleTabelle"/>
    <w:semiHidden/>
    <w:rsid w:val="001e2c72"/>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color w:val="FFFFFF"/>
      </w:rPr>
      <w:tblPr/>
      <w:tcPr>
        <w:tcBorders>
          <w:bottom w:val="single" w:color="000000" w:sz="6" w:space="0"/>
          <w:tl2br w:val="none" w:color="auto" w:sz="0" w:space="0"/>
          <w:tr2bl w:val="none" w:color="auto" w:sz="0" w:space="0"/>
        </w:tcBorders>
        <w:shd w:val="solid" w:color="000080" w:fill="FFFFFF"/>
      </w:tcPr>
    </w:tblStylePr>
    <w:tblStylePr w:type="lastRow">
      <w:rPr>
        <w:color w:val="000080"/>
      </w:rPr>
      <w:tblPr/>
      <w:tcPr>
        <w:tcBorders>
          <w:top w:val="single" w:color="000000" w:sz="12" w:space="0"/>
          <w:tl2br w:val="none" w:color="auto" w:sz="0" w:space="0"/>
          <w:tr2bl w:val="none" w:color="auto" w:sz="0" w:space="0"/>
        </w:tcBorders>
        <w:shd w:val="solid" w:color="FFFFFF" w:fill="FFFFFF"/>
      </w:tcPr>
    </w:tblStylePr>
    <w:tblStylePr w:type="firstCol">
      <w:rPr>
        <w:b/>
        <w:bCs/>
        <w:color w:val="000000"/>
      </w:rPr>
      <w:tblPr/>
      <w:tcPr>
        <w:tcBorders>
          <w:tl2br w:val="none" w:color="auto" w:sz="0" w:space="0"/>
          <w:tr2bl w:val="none" w:color="auto" w:sz="0" w:space="0"/>
        </w:tcBorders>
      </w:tcPr>
    </w:tblStylePr>
  </w:style>
  <w:style w:type="table" w:styleId="TabelleKlassisch4">
    <w:name w:val="Table Classic 4"/>
    <w:basedOn w:val="NormaleTabelle"/>
    <w:semiHidden/>
    <w:rsid w:val="001e2c72"/>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color w:val="FFFFFF"/>
      </w:rPr>
      <w:tblPr/>
      <w:tcPr>
        <w:tcBorders>
          <w:bottom w:val="single" w:color="000000" w:sz="6" w:space="0"/>
          <w:tl2br w:val="none" w:color="auto" w:sz="0" w:space="0"/>
          <w:tr2bl w:val="none" w:color="auto" w:sz="0" w:space="0"/>
        </w:tcBorders>
        <w:shd w:val="pct50" w:color="000080" w:fill="FFFFFF"/>
      </w:tcPr>
    </w:tblStylePr>
    <w:tblStylePr w:type="lastRow">
      <w:rPr>
        <w:color w:val="000080"/>
      </w:rPr>
      <w:tblPr/>
      <w:tcPr>
        <w:tcBorders>
          <w:bottom w:val="single" w:color="000000" w:sz="6" w:space="0"/>
          <w:tl2br w:val="none" w:color="auto" w:sz="0" w:space="0"/>
          <w:tr2bl w:val="none" w:color="auto" w:sz="0" w:space="0"/>
        </w:tcBorders>
        <w:shd w:val="pct50" w:color="000000" w:fill="FFFFFF"/>
      </w:tcPr>
    </w:tblStylePr>
    <w:tblStylePr w:type="firstCol">
      <w:rPr>
        <w:b/>
        <w:bCs/>
      </w:rPr>
      <w:tblPr/>
      <w:tcPr>
        <w:tcBorders>
          <w:tl2br w:val="none" w:color="auto" w:sz="0" w:space="0"/>
          <w:tr2bl w:val="none" w:color="auto" w:sz="0" w:space="0"/>
        </w:tcBorders>
      </w:tcPr>
    </w:tblStylePr>
    <w:tblStylePr w:type="nwCell">
      <w:rPr>
        <w:b/>
        <w:bCs/>
      </w:rPr>
      <w:tblPr/>
      <w:tcPr>
        <w:tcBorders>
          <w:tl2br w:val="none" w:color="auto" w:sz="0" w:space="0"/>
          <w:tr2bl w:val="none" w:color="auto" w:sz="0" w:space="0"/>
        </w:tcBorders>
      </w:tcPr>
    </w:tblStylePr>
    <w:tblStylePr w:type="swCell">
      <w:rPr>
        <w:color w:val="000080"/>
      </w:rPr>
      <w:tblPr/>
      <w:tcPr>
        <w:tcBorders>
          <w:tl2br w:val="none" w:color="auto" w:sz="0" w:space="0"/>
          <w:tr2bl w:val="none" w:color="auto" w:sz="0" w:space="0"/>
        </w:tcBorders>
      </w:tcPr>
    </w:tblStylePr>
  </w:style>
  <w:style w:type="table" w:styleId="TabelleListe1">
    <w:name w:val="Table List 1"/>
    <w:basedOn w:val="NormaleTabelle"/>
    <w:semiHidden/>
    <w:rsid w:val="001e2c72"/>
    <w:tblPr>
      <w:tblStyleRowBandSize w:val="1"/>
      <w:tblBorders>
        <w:top w:val="single" w:color="008080" w:sz="12" w:space="0"/>
        <w:left w:val="single" w:color="008080" w:sz="6" w:space="0"/>
        <w:bottom w:val="single" w:color="008080" w:sz="12" w:space="0"/>
        <w:right w:val="single" w:color="008080" w:sz="6" w:space="0"/>
      </w:tblBorders>
    </w:tblPr>
    <w:tblStylePr w:type="firstRow">
      <w:rPr>
        <w:b/>
        <w:bCs/>
        <w:i/>
        <w:color w:val="800000"/>
      </w:rPr>
      <w:tblPr/>
      <w:tcPr>
        <w:tcBorders>
          <w:bottom w:val="single" w:color="000000" w:sz="6" w:space="0"/>
          <w:tl2br w:val="none" w:color="auto" w:sz="0" w:space="0"/>
          <w:tr2bl w:val="none" w:color="auto" w:sz="0" w:space="0"/>
        </w:tcBorders>
        <w:shd w:val="solid" w:color="C0C0C0" w:fill="FFFFFF"/>
      </w:tcPr>
    </w:tblStylePr>
    <w:tblStylePr w:type="lastRow">
      <w:tblPr/>
      <w:tcPr>
        <w:tcBorders>
          <w:top w:val="single" w:color="000000" w:sz="6" w:space="0"/>
          <w:tl2br w:val="none" w:color="auto" w:sz="0" w:space="0"/>
          <w:tr2bl w:val="none" w:color="auto" w:sz="0" w:space="0"/>
        </w:tcBorders>
      </w:tcPr>
    </w:tblStylePr>
    <w:tblStylePr w:type="band1Horz">
      <w:rPr>
        <w:color w:val="auto"/>
      </w:rPr>
      <w:tblPr/>
      <w:tcPr>
        <w:tcBorders>
          <w:tl2br w:val="none" w:color="auto" w:sz="0" w:space="0"/>
          <w:tr2bl w:val="none" w:color="auto" w:sz="0" w:space="0"/>
        </w:tcBorders>
        <w:shd w:val="solid" w:color="C0C0C0" w:fill="FFFFFF"/>
      </w:tcPr>
    </w:tblStylePr>
    <w:tblStylePr w:type="band2Horz">
      <w:rPr>
        <w:color w:val="auto"/>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elleListe2">
    <w:name w:val="Table List 2"/>
    <w:basedOn w:val="NormaleTabelle"/>
    <w:semiHidden/>
    <w:rsid w:val="001e2c72"/>
    <w:tblPr>
      <w:tblStyleRowBandSize w:val="2"/>
      <w:tblBorders>
        <w:bottom w:val="single" w:color="808080" w:sz="12" w:space="0"/>
      </w:tblBorders>
    </w:tblPr>
    <w:tblStylePr w:type="firstRow">
      <w:rPr>
        <w:b/>
        <w:bCs/>
        <w:color w:val="FFFFFF"/>
      </w:rPr>
      <w:tblPr/>
      <w:tcPr>
        <w:tcBorders>
          <w:bottom w:val="single" w:color="000000" w:sz="6" w:space="0"/>
          <w:tl2br w:val="none" w:color="auto" w:sz="0" w:space="0"/>
          <w:tr2bl w:val="none" w:color="auto" w:sz="0" w:space="0"/>
        </w:tcBorders>
        <w:shd w:val="pct75" w:color="008080" w:fill="008000"/>
      </w:tcPr>
    </w:tblStylePr>
    <w:tblStylePr w:type="lastRow">
      <w:tblPr/>
      <w:tcPr>
        <w:tcBorders>
          <w:top w:val="single" w:color="000000" w:sz="6" w:space="0"/>
          <w:tl2br w:val="none" w:color="auto" w:sz="0" w:space="0"/>
          <w:tr2bl w:val="none" w:color="auto" w:sz="0" w:space="0"/>
        </w:tcBorders>
      </w:tcPr>
    </w:tblStylePr>
    <w:tblStylePr w:type="band1Horz">
      <w:rPr>
        <w:color w:val="auto"/>
      </w:rPr>
      <w:tblPr/>
      <w:tcPr>
        <w:tcBorders>
          <w:tl2br w:val="none" w:color="auto" w:sz="0" w:space="0"/>
          <w:tr2bl w:val="none" w:color="auto" w:sz="0" w:space="0"/>
        </w:tcBorders>
        <w:shd w:val="pct20" w:color="00FF00" w:fill="FFFFFF"/>
      </w:tcPr>
    </w:tblStylePr>
    <w:tblStylePr w:type="band2Horz">
      <w:rPr>
        <w:color w:val="auto"/>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elleListe3">
    <w:name w:val="Table List 3"/>
    <w:basedOn w:val="NormaleTabelle"/>
    <w:semiHidden/>
    <w:rsid w:val="001e2c72"/>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bottom w:val="single" w:color="000000" w:sz="12" w:space="0"/>
          <w:tl2br w:val="none" w:color="auto" w:sz="0" w:space="0"/>
          <w:tr2bl w:val="none" w:color="auto" w:sz="0" w:space="0"/>
        </w:tcBorders>
      </w:tcPr>
    </w:tblStylePr>
    <w:tblStylePr w:type="lastRow">
      <w:tblPr/>
      <w:tcPr>
        <w:tcBorders>
          <w:top w:val="single" w:color="000000" w:sz="12" w:space="0"/>
          <w:tl2br w:val="none" w:color="auto" w:sz="0" w:space="0"/>
          <w:tr2bl w:val="none" w:color="auto" w:sz="0" w:space="0"/>
        </w:tcBorders>
      </w:tcPr>
    </w:tblStylePr>
    <w:tblStylePr w:type="swCell">
      <w:rPr>
        <w:i/>
        <w:color w:val="000080"/>
      </w:rPr>
      <w:tblPr/>
      <w:tcPr>
        <w:tcBorders>
          <w:tl2br w:val="none" w:color="auto" w:sz="0" w:space="0"/>
          <w:tr2bl w:val="none" w:color="auto" w:sz="0" w:space="0"/>
        </w:tcBorders>
      </w:tcPr>
    </w:tblStylePr>
  </w:style>
  <w:style w:type="table" w:styleId="TabelleListe4">
    <w:name w:val="Table List 4"/>
    <w:basedOn w:val="NormaleTabelle"/>
    <w:semiHidden/>
    <w:rsid w:val="001e2c72"/>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bottom w:val="single" w:color="000000" w:sz="12" w:space="0"/>
          <w:tl2br w:val="none" w:color="auto" w:sz="0" w:space="0"/>
          <w:tr2bl w:val="none" w:color="auto" w:sz="0" w:space="0"/>
        </w:tcBorders>
        <w:shd w:val="solid" w:color="808080" w:fill="FFFFFF"/>
      </w:tcPr>
    </w:tblStylePr>
  </w:style>
  <w:style w:type="table" w:styleId="TabelleListe5">
    <w:name w:val="Table List 5"/>
    <w:basedOn w:val="NormaleTabelle"/>
    <w:semiHidden/>
    <w:rsid w:val="001e2c72"/>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bottom w:val="single" w:color="000000" w:sz="12" w:space="0"/>
          <w:tl2br w:val="none" w:color="auto" w:sz="0" w:space="0"/>
          <w:tr2bl w:val="none" w:color="auto" w:sz="0" w:space="0"/>
        </w:tcBorders>
      </w:tcPr>
    </w:tblStylePr>
    <w:tblStylePr w:type="firstCol">
      <w:rPr>
        <w:b/>
        <w:bCs/>
      </w:rPr>
      <w:tblPr/>
      <w:tcPr>
        <w:tcBorders>
          <w:tl2br w:val="none" w:color="auto" w:sz="0" w:space="0"/>
          <w:tr2bl w:val="none" w:color="auto" w:sz="0" w:space="0"/>
        </w:tcBorders>
      </w:tcPr>
    </w:tblStylePr>
  </w:style>
  <w:style w:type="table" w:styleId="TabelleListe6">
    <w:name w:val="Table List 6"/>
    <w:basedOn w:val="NormaleTabelle"/>
    <w:semiHidden/>
    <w:rsid w:val="001e2c72"/>
    <w:tblPr>
      <w:tblStyleRowBandSize w:val="1"/>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bottom w:val="single" w:color="000000" w:sz="12" w:space="0"/>
          <w:tl2br w:val="none" w:color="auto" w:sz="0" w:space="0"/>
          <w:tr2bl w:val="none" w:color="auto" w:sz="0" w:space="0"/>
        </w:tcBorders>
      </w:tcPr>
    </w:tblStylePr>
    <w:tblStylePr w:type="firstCol">
      <w:rPr>
        <w:b/>
        <w:bCs/>
      </w:rPr>
      <w:tblPr/>
      <w:tcPr>
        <w:tcBorders>
          <w:right w:val="single" w:color="000000" w:sz="12" w:space="0"/>
          <w:tl2br w:val="none" w:color="auto" w:sz="0" w:space="0"/>
          <w:tr2bl w:val="none" w:color="auto" w:sz="0" w:space="0"/>
        </w:tcBorders>
      </w:tcPr>
    </w:tblStylePr>
    <w:tblStylePr w:type="band1Horz">
      <w:tblPr/>
      <w:tcPr>
        <w:tcBorders>
          <w:tl2br w:val="none" w:color="auto" w:sz="0" w:space="0"/>
          <w:tr2bl w:val="none" w:color="auto" w:sz="0" w:space="0"/>
        </w:tcBorders>
        <w:shd w:val="pct25" w:color="000000" w:fill="FFFFFF"/>
      </w:tcPr>
    </w:tblStylePr>
  </w:style>
  <w:style w:type="table" w:styleId="TabelleListe7">
    <w:name w:val="Table List 7"/>
    <w:basedOn w:val="NormaleTabelle"/>
    <w:semiHidden/>
    <w:rsid w:val="001e2c72"/>
    <w:tblPr>
      <w:tblStyleRowBandSize w:val="1"/>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bottom w:val="single" w:color="008000" w:sz="12" w:space="0"/>
          <w:tl2br w:val="none" w:color="auto" w:sz="0" w:space="0"/>
          <w:tr2bl w:val="none" w:color="auto" w:sz="0" w:space="0"/>
        </w:tcBorders>
        <w:shd w:val="solid" w:color="C0C0C0" w:fill="FFFFFF"/>
      </w:tcPr>
    </w:tblStylePr>
    <w:tblStylePr w:type="lastRow">
      <w:rPr>
        <w:b/>
        <w:bCs/>
      </w:rPr>
      <w:tblPr/>
      <w:tcPr>
        <w:tcBorders>
          <w:top w:val="single" w:color="008000" w:sz="12" w:space="0"/>
          <w:tl2br w:val="none" w:color="auto" w:sz="0" w:space="0"/>
          <w:tr2bl w:val="none" w:color="auto" w:sz="0" w:space="0"/>
        </w:tcBorders>
      </w:tcPr>
    </w:tblStylePr>
    <w:tblStylePr w:type="firstCol">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tblStylePr w:type="band1Horz">
      <w:rPr>
        <w:color w:val="auto"/>
      </w:rPr>
      <w:tblPr/>
      <w:tcPr>
        <w:tcBorders>
          <w:tl2br w:val="none" w:color="auto" w:sz="0" w:space="0"/>
          <w:tr2bl w:val="none" w:color="auto" w:sz="0" w:space="0"/>
        </w:tcBorders>
        <w:shd w:val="pct20" w:color="000000" w:fill="FFFFFF"/>
      </w:tcPr>
    </w:tblStylePr>
    <w:tblStylePr w:type="band2Horz">
      <w:tblPr/>
      <w:tcPr>
        <w:tcBorders>
          <w:tl2br w:val="none" w:color="auto" w:sz="0" w:space="0"/>
          <w:tr2bl w:val="none" w:color="auto" w:sz="0" w:space="0"/>
        </w:tcBorders>
        <w:shd w:val="pct25" w:color="FFFF00" w:fill="FFFFFF"/>
      </w:tcPr>
    </w:tblStylePr>
  </w:style>
  <w:style w:type="table" w:styleId="TabelleListe8">
    <w:name w:val="Table List 8"/>
    <w:basedOn w:val="NormaleTabelle"/>
    <w:semiHidden/>
    <w:rsid w:val="001e2c72"/>
    <w:tblPr>
      <w:tblStyleRowBandSize w:val="1"/>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rPr>
      <w:tblPr/>
      <w:tcPr>
        <w:tcBorders>
          <w:bottom w:val="single" w:color="000000" w:sz="6" w:space="0"/>
          <w:tl2br w:val="none" w:color="auto" w:sz="0" w:space="0"/>
          <w:tr2bl w:val="none" w:color="auto" w:sz="0" w:space="0"/>
        </w:tcBorders>
        <w:shd w:val="solid" w:color="FFFF00" w:fill="FFFFFF"/>
      </w:tcPr>
    </w:tblStylePr>
    <w:tblStylePr w:type="lastRow">
      <w:rPr>
        <w:b/>
        <w:bCs/>
      </w:rPr>
      <w:tblPr/>
      <w:tcPr>
        <w:tcBorders>
          <w:top w:val="single" w:color="000000" w:sz="6" w:space="0"/>
          <w:tl2br w:val="none" w:color="auto" w:sz="0" w:space="0"/>
          <w:tr2bl w:val="none" w:color="auto" w:sz="0" w:space="0"/>
        </w:tcBorders>
      </w:tcPr>
    </w:tblStylePr>
    <w:tblStylePr w:type="firstCol">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tblStylePr w:type="band1Horz">
      <w:rPr>
        <w:color w:val="auto"/>
      </w:rPr>
      <w:tblPr/>
      <w:tcPr>
        <w:tcBorders>
          <w:tl2br w:val="none" w:color="auto" w:sz="0" w:space="0"/>
          <w:tr2bl w:val="none" w:color="auto" w:sz="0" w:space="0"/>
        </w:tcBorders>
        <w:shd w:val="pct25" w:color="FFFF00" w:fill="FFFFFF"/>
      </w:tcPr>
    </w:tblStylePr>
    <w:tblStylePr w:type="band2Horz">
      <w:tblPr/>
      <w:tcPr>
        <w:tcBorders>
          <w:tl2br w:val="none" w:color="auto" w:sz="0" w:space="0"/>
          <w:tr2bl w:val="none" w:color="auto" w:sz="0" w:space="0"/>
        </w:tcBorders>
        <w:shd w:val="pct50" w:color="FF0000" w:fill="FFFFFF"/>
      </w:tcPr>
    </w:tblStylePr>
  </w:style>
  <w:style w:type="table" w:styleId="TabelleProfessionell">
    <w:name w:val="Table Professional"/>
    <w:basedOn w:val="NormaleTabelle"/>
    <w:semiHidden/>
    <w:rsid w:val="001e2c72"/>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l2br w:val="none" w:color="auto" w:sz="0" w:space="0"/>
          <w:tr2bl w:val="none" w:color="auto" w:sz="0" w:space="0"/>
        </w:tcBorders>
        <w:shd w:val="solid" w:color="000000" w:fill="FFFFFF"/>
      </w:tcPr>
    </w:tblStylePr>
  </w:style>
  <w:style w:type="table" w:styleId="TabelleRaster1">
    <w:name w:val="Table Grid 1"/>
    <w:basedOn w:val="NormaleTabelle"/>
    <w:semiHidden/>
    <w:rsid w:val="001e2c72"/>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rPr>
      <w:tblPr/>
      <w:tcPr>
        <w:tcBorders>
          <w:tl2br w:val="none" w:color="auto" w:sz="0" w:space="0"/>
          <w:tr2bl w:val="none" w:color="auto" w:sz="0" w:space="0"/>
        </w:tcBorders>
      </w:tcPr>
    </w:tblStylePr>
    <w:tblStylePr w:type="lastCol">
      <w:rPr>
        <w:i/>
      </w:rPr>
      <w:tblPr/>
      <w:tcPr>
        <w:tcBorders>
          <w:tl2br w:val="none" w:color="auto" w:sz="0" w:space="0"/>
          <w:tr2bl w:val="none" w:color="auto" w:sz="0" w:space="0"/>
        </w:tcBorders>
      </w:tcPr>
    </w:tblStylePr>
  </w:style>
  <w:style w:type="table" w:styleId="TabelleRaster2">
    <w:name w:val="Table Grid 2"/>
    <w:basedOn w:val="NormaleTabelle"/>
    <w:semiHidden/>
    <w:rsid w:val="001e2c72"/>
    <w:tblPr>
      <w:tblBorders>
        <w:insideH w:val="single" w:color="000000" w:sz="6" w:space="0"/>
        <w:insideV w:val="single" w:color="000000" w:sz="6" w:space="0"/>
      </w:tblBorders>
    </w:tblPr>
    <w:tcPr>
      <w:shd w:val="clear" w:color="auto" w:fill="auto"/>
    </w:tcPr>
    <w:tblStylePr w:type="firstRow">
      <w:rPr>
        <w:b/>
        <w:bCs/>
      </w:rPr>
      <w:tblPr/>
      <w:tcPr>
        <w:tcBorders>
          <w:tl2br w:val="none" w:color="auto" w:sz="0" w:space="0"/>
          <w:tr2bl w:val="none" w:color="auto" w:sz="0" w:space="0"/>
        </w:tcBorders>
      </w:tcPr>
    </w:tblStylePr>
    <w:tblStylePr w:type="lastRow">
      <w:rPr>
        <w:b/>
        <w:bCs/>
      </w:rPr>
      <w:tblPr/>
      <w:tcPr>
        <w:tcBorders>
          <w:top w:val="single" w:color="000000" w:sz="6" w:space="0"/>
          <w:tl2br w:val="none" w:color="auto" w:sz="0" w:space="0"/>
          <w:tr2bl w:val="none" w:color="auto" w:sz="0" w:space="0"/>
        </w:tcBorders>
      </w:tcPr>
    </w:tblStylePr>
    <w:tblStylePr w:type="firstCol">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style>
  <w:style w:type="table" w:styleId="TabelleRaster3">
    <w:name w:val="Table Grid 3"/>
    <w:basedOn w:val="NormaleTabelle"/>
    <w:semiHidden/>
    <w:rsid w:val="001e2c72"/>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bottom w:val="single" w:color="000000" w:sz="6" w:space="0"/>
          <w:tl2br w:val="none" w:color="auto" w:sz="0" w:space="0"/>
          <w:tr2bl w:val="none" w:color="auto" w:sz="0" w:space="0"/>
        </w:tcBorders>
        <w:shd w:val="pct30" w:color="FFFF00" w:fill="FFFFFF"/>
      </w:tcPr>
    </w:tblStylePr>
    <w:tblStylePr w:type="lastRow">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style>
  <w:style w:type="table" w:styleId="TabelleRaster4">
    <w:name w:val="Table Grid 4"/>
    <w:basedOn w:val="NormaleTabelle"/>
    <w:semiHidden/>
    <w:rsid w:val="001e2c72"/>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bottom w:val="single" w:color="000000" w:sz="6" w:space="0"/>
          <w:tl2br w:val="none" w:color="auto" w:sz="0" w:space="0"/>
          <w:tr2bl w:val="none" w:color="auto" w:sz="0" w:space="0"/>
        </w:tcBorders>
        <w:shd w:val="pct30" w:color="FFFF00" w:fill="FFFFFF"/>
      </w:tcPr>
    </w:tblStylePr>
    <w:tblStylePr w:type="lastRow">
      <w:rPr>
        <w:b/>
        <w:bCs/>
        <w:color w:val="auto"/>
      </w:rPr>
      <w:tblPr/>
      <w:tcPr>
        <w:tcBorders>
          <w:top w:val="single" w:color="000000" w:sz="6" w:space="0"/>
          <w:tl2br w:val="none" w:color="auto" w:sz="0" w:space="0"/>
          <w:tr2bl w:val="none" w:color="auto" w:sz="0" w:space="0"/>
        </w:tcBorders>
        <w:shd w:val="pct30" w:color="FFFF00" w:fill="FFFFFF"/>
      </w:tcPr>
    </w:tblStylePr>
    <w:tblStylePr w:type="lastCol">
      <w:rPr>
        <w:b/>
        <w:bCs/>
        <w:color w:val="auto"/>
      </w:rPr>
      <w:tblPr/>
      <w:tcPr>
        <w:tcBorders>
          <w:tl2br w:val="none" w:color="auto" w:sz="0" w:space="0"/>
          <w:tr2bl w:val="none" w:color="auto" w:sz="0" w:space="0"/>
        </w:tcBorders>
      </w:tcPr>
    </w:tblStylePr>
  </w:style>
  <w:style w:type="table" w:styleId="TabelleRaster5">
    <w:name w:val="Table Grid 5"/>
    <w:basedOn w:val="NormaleTabelle"/>
    <w:semiHidden/>
    <w:rsid w:val="001e2c72"/>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bottom w:val="single" w:color="000000" w:sz="12" w:space="0"/>
          <w:tl2br w:val="none" w:color="auto" w:sz="0" w:space="0"/>
          <w:tr2bl w:val="none" w:color="auto" w:sz="0" w:space="0"/>
        </w:tcBorders>
      </w:tcPr>
    </w:tblStylePr>
    <w:tblStylePr w:type="lastRow">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tblStylePr w:type="nwCell">
      <w:tblPr/>
      <w:tcPr>
        <w:tcBorders>
          <w:tl2br w:val="single" w:color="000000" w:sz="6" w:space="0"/>
          <w:tr2bl w:val="none" w:color="auto" w:sz="0" w:space="0"/>
        </w:tcBorders>
      </w:tcPr>
    </w:tblStylePr>
  </w:style>
  <w:style w:type="table" w:styleId="TabelleRaster6">
    <w:name w:val="Table Grid 6"/>
    <w:basedOn w:val="NormaleTabelle"/>
    <w:semiHidden/>
    <w:rsid w:val="001e2c72"/>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bottom w:val="single" w:color="000000" w:sz="6" w:space="0"/>
          <w:tl2br w:val="none" w:color="auto" w:sz="0" w:space="0"/>
          <w:tr2bl w:val="none" w:color="auto" w:sz="0" w:space="0"/>
        </w:tcBorders>
      </w:tcPr>
    </w:tblStylePr>
    <w:tblStylePr w:type="lastRow">
      <w:rPr>
        <w:color w:val="auto"/>
      </w:rPr>
      <w:tblPr/>
      <w:tcPr>
        <w:tcBorders>
          <w:top w:val="single" w:color="000000" w:sz="6" w:space="0"/>
          <w:tl2br w:val="none" w:color="auto" w:sz="0" w:space="0"/>
          <w:tr2bl w:val="none" w:color="auto" w:sz="0" w:space="0"/>
        </w:tcBorders>
      </w:tcPr>
    </w:tblStylePr>
    <w:tblStylePr w:type="firstCol">
      <w:rPr>
        <w:b/>
        <w:bCs/>
      </w:rPr>
      <w:tblPr/>
      <w:tcPr>
        <w:tcBorders>
          <w:tl2br w:val="none" w:color="auto" w:sz="0" w:space="0"/>
          <w:tr2bl w:val="none" w:color="auto" w:sz="0" w:space="0"/>
        </w:tcBorders>
      </w:tcPr>
    </w:tblStylePr>
    <w:tblStylePr w:type="nwCell">
      <w:tblPr/>
      <w:tcPr>
        <w:tcBorders>
          <w:tl2br w:val="single" w:color="000000" w:sz="6" w:space="0"/>
          <w:tr2bl w:val="none" w:color="auto" w:sz="0" w:space="0"/>
        </w:tcBorders>
      </w:tcPr>
    </w:tblStylePr>
  </w:style>
  <w:style w:type="table" w:styleId="TabelleRaster7">
    <w:name w:val="Table Grid 7"/>
    <w:basedOn w:val="NormaleTabelle"/>
    <w:semiHidden/>
    <w:rsid w:val="001e2c72"/>
    <w:rPr>
      <w:b/>
      <w:bCs/>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bottom w:val="single" w:color="000000" w:sz="12" w:space="0"/>
          <w:tl2br w:val="none" w:color="auto" w:sz="0" w:space="0"/>
          <w:tr2bl w:val="none" w:color="auto" w:sz="0" w:space="0"/>
        </w:tcBorders>
      </w:tcPr>
    </w:tblStylePr>
    <w:tblStylePr w:type="lastRow">
      <w:rPr>
        <w:b w:val="0"/>
        <w:bCs w:val="0"/>
      </w:rPr>
      <w:tblPr/>
      <w:tcPr>
        <w:tcBorders>
          <w:top w:val="single" w:color="000000" w:sz="6" w:space="0"/>
          <w:tl2br w:val="none" w:color="auto" w:sz="0" w:space="0"/>
          <w:tr2bl w:val="none" w:color="auto" w:sz="0" w:space="0"/>
        </w:tcBorders>
      </w:tcPr>
    </w:tblStylePr>
    <w:tblStylePr w:type="firstCol">
      <w:rPr>
        <w:b w:val="0"/>
        <w:bCs w:val="0"/>
      </w:rPr>
      <w:tblPr/>
      <w:tcPr>
        <w:tcBorders>
          <w:tl2br w:val="none" w:color="auto" w:sz="0" w:space="0"/>
          <w:tr2bl w:val="none" w:color="auto" w:sz="0" w:space="0"/>
        </w:tcBorders>
      </w:tcPr>
    </w:tblStylePr>
    <w:tblStylePr w:type="lastCol">
      <w:rPr>
        <w:b w:val="0"/>
        <w:bCs w:val="0"/>
      </w:rPr>
      <w:tblPr/>
      <w:tcPr>
        <w:tcBorders>
          <w:tl2br w:val="none" w:color="auto" w:sz="0" w:space="0"/>
          <w:tr2bl w:val="none" w:color="auto" w:sz="0" w:space="0"/>
        </w:tcBorders>
      </w:tcPr>
    </w:tblStylePr>
    <w:tblStylePr w:type="nwCell">
      <w:tblPr/>
      <w:tcPr>
        <w:tcBorders>
          <w:tl2br w:val="single" w:color="000000" w:sz="6" w:space="0"/>
          <w:tr2bl w:val="none" w:color="auto" w:sz="0" w:space="0"/>
        </w:tcBorders>
      </w:tcPr>
    </w:tblStylePr>
  </w:style>
  <w:style w:type="table" w:styleId="TabelleRaster8">
    <w:name w:val="Table Grid 8"/>
    <w:basedOn w:val="NormaleTabelle"/>
    <w:semiHidden/>
    <w:rsid w:val="001e2c72"/>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l2br w:val="none" w:color="auto" w:sz="0" w:space="0"/>
          <w:tr2bl w:val="none" w:color="auto" w:sz="0" w:space="0"/>
        </w:tcBorders>
        <w:shd w:val="solid" w:color="000080" w:fill="FFFFFF"/>
      </w:tcPr>
    </w:tblStylePr>
    <w:tblStylePr w:type="lastRow">
      <w:rPr>
        <w:b/>
        <w:bCs/>
        <w:color w:val="auto"/>
      </w:rPr>
      <w:tblPr/>
      <w:tcPr>
        <w:tcBorders>
          <w:tl2br w:val="none" w:color="auto" w:sz="0" w:space="0"/>
          <w:tr2bl w:val="none" w:color="auto" w:sz="0" w:space="0"/>
        </w:tcBorders>
      </w:tcPr>
    </w:tblStylePr>
    <w:tblStylePr w:type="lastCol">
      <w:rPr>
        <w:b/>
        <w:bCs/>
        <w:color w:val="auto"/>
      </w:rPr>
      <w:tblPr/>
      <w:tcPr>
        <w:tcBorders>
          <w:tl2br w:val="none" w:color="auto" w:sz="0" w:space="0"/>
          <w:tr2bl w:val="none" w:color="auto" w:sz="0" w:space="0"/>
        </w:tcBorders>
      </w:tcPr>
    </w:tblStylePr>
  </w:style>
  <w:style w:type="table" w:styleId="TabelleSpalten1">
    <w:name w:val="Table Columns 1"/>
    <w:basedOn w:val="NormaleTabelle"/>
    <w:semiHidden/>
    <w:rsid w:val="001e2c72"/>
    <w:rPr>
      <w:b/>
      <w:bCs/>
    </w:rPr>
    <w:tblPr>
      <w:tblStyleColBandSize w:val="1"/>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bottom w:val="double" w:color="000000" w:sz="6" w:space="0"/>
          <w:tl2br w:val="none" w:color="auto" w:sz="0" w:space="0"/>
          <w:tr2bl w:val="none" w:color="auto" w:sz="0" w:space="0"/>
        </w:tcBorders>
      </w:tcPr>
    </w:tblStylePr>
    <w:tblStylePr w:type="lastRow">
      <w:rPr>
        <w:b w:val="0"/>
        <w:bCs w:val="0"/>
      </w:rPr>
      <w:tblPr/>
      <w:tcPr>
        <w:tcBorders>
          <w:tl2br w:val="none" w:color="auto" w:sz="0" w:space="0"/>
          <w:tr2bl w:val="none" w:color="auto" w:sz="0" w:space="0"/>
        </w:tcBorders>
      </w:tcPr>
    </w:tblStylePr>
    <w:tblStylePr w:type="firstCol">
      <w:rPr>
        <w:b w:val="0"/>
        <w:bCs w:val="0"/>
      </w:rPr>
      <w:tblPr/>
      <w:tcPr>
        <w:tcBorders>
          <w:tl2br w:val="none" w:color="auto" w:sz="0" w:space="0"/>
          <w:tr2bl w:val="none" w:color="auto" w:sz="0" w:space="0"/>
        </w:tcBorders>
      </w:tcPr>
    </w:tblStylePr>
    <w:tblStylePr w:type="lastCol">
      <w:rPr>
        <w:b w:val="0"/>
        <w:bCs w:val="0"/>
      </w:rPr>
      <w:tblPr/>
      <w:tcPr>
        <w:tcBorders>
          <w:tl2br w:val="none" w:color="auto" w:sz="0" w:space="0"/>
          <w:tr2bl w:val="none" w:color="auto" w:sz="0" w:space="0"/>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elleSpalten2">
    <w:name w:val="Table Columns 2"/>
    <w:basedOn w:val="NormaleTabelle"/>
    <w:semiHidden/>
    <w:rsid w:val="001e2c72"/>
    <w:rPr>
      <w:b/>
      <w:bCs/>
    </w:rPr>
    <w:tblPr>
      <w:tblStyleColBandSize w:val="1"/>
    </w:tblPr>
    <w:tblStylePr w:type="firstRow">
      <w:rPr>
        <w:color w:val="FFFFFF"/>
      </w:rPr>
      <w:tblPr/>
      <w:tcPr>
        <w:tcBorders>
          <w:tl2br w:val="none" w:color="auto" w:sz="0" w:space="0"/>
          <w:tr2bl w:val="none" w:color="auto" w:sz="0" w:space="0"/>
        </w:tcBorders>
        <w:shd w:val="solid" w:color="000080" w:fill="FFFFFF"/>
      </w:tcPr>
    </w:tblStylePr>
    <w:tblStylePr w:type="lastRow">
      <w:rPr>
        <w:b w:val="0"/>
        <w:bCs w:val="0"/>
      </w:rPr>
      <w:tblPr/>
      <w:tcPr>
        <w:tcBorders>
          <w:tl2br w:val="none" w:color="auto" w:sz="0" w:space="0"/>
          <w:tr2bl w:val="none" w:color="auto" w:sz="0" w:space="0"/>
        </w:tcBorders>
      </w:tcPr>
    </w:tblStylePr>
    <w:tblStylePr w:type="firstCol">
      <w:rPr>
        <w:b w:val="0"/>
        <w:bCs w:val="0"/>
        <w:color w:val="000000"/>
      </w:rPr>
      <w:tblPr/>
      <w:tcPr>
        <w:tcBorders>
          <w:tl2br w:val="none" w:color="auto" w:sz="0" w:space="0"/>
          <w:tr2bl w:val="none" w:color="auto" w:sz="0" w:space="0"/>
        </w:tcBorders>
      </w:tcPr>
    </w:tblStylePr>
    <w:tblStylePr w:type="lastCol">
      <w:rPr>
        <w:b w:val="0"/>
        <w:bCs w:val="0"/>
      </w:rPr>
      <w:tblPr/>
      <w:tcPr>
        <w:tcBorders>
          <w:tl2br w:val="none" w:color="auto" w:sz="0" w:space="0"/>
          <w:tr2bl w:val="none" w:color="auto" w:sz="0" w:space="0"/>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elleSpalten3">
    <w:name w:val="Table Columns 3"/>
    <w:basedOn w:val="NormaleTabelle"/>
    <w:semiHidden/>
    <w:rsid w:val="001e2c72"/>
    <w:rPr>
      <w:b/>
      <w:bCs/>
    </w:rPr>
    <w:tblPr>
      <w:tblStyleColBandSize w:val="1"/>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l2br w:val="none" w:color="auto" w:sz="0" w:space="0"/>
          <w:tr2bl w:val="none" w:color="auto" w:sz="0" w:space="0"/>
        </w:tcBorders>
        <w:shd w:val="solid" w:color="000080" w:fill="FFFFFF"/>
      </w:tcPr>
    </w:tblStylePr>
    <w:tblStylePr w:type="lastRow">
      <w:rPr>
        <w:b w:val="0"/>
        <w:bCs w:val="0"/>
      </w:rPr>
      <w:tblPr/>
      <w:tcPr>
        <w:tcBorders>
          <w:top w:val="single" w:color="000080" w:sz="6" w:space="0"/>
          <w:tl2br w:val="none" w:color="auto" w:sz="0" w:space="0"/>
          <w:tr2bl w:val="none" w:color="auto" w:sz="0" w:space="0"/>
        </w:tcBorders>
      </w:tcPr>
    </w:tblStylePr>
    <w:tblStylePr w:type="firstCol">
      <w:rPr>
        <w:b w:val="0"/>
        <w:bCs w:val="0"/>
      </w:rPr>
      <w:tblPr/>
      <w:tcPr>
        <w:tcBorders>
          <w:tl2br w:val="none" w:color="auto" w:sz="0" w:space="0"/>
          <w:tr2bl w:val="none" w:color="auto" w:sz="0" w:space="0"/>
        </w:tcBorders>
      </w:tcPr>
    </w:tblStylePr>
    <w:tblStylePr w:type="lastCol">
      <w:rPr>
        <w:b w:val="0"/>
        <w:bCs w:val="0"/>
      </w:rPr>
      <w:tblPr/>
      <w:tcPr>
        <w:tcBorders>
          <w:tl2br w:val="none" w:color="auto" w:sz="0" w:space="0"/>
          <w:tr2bl w:val="none" w:color="auto" w:sz="0" w:space="0"/>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color="auto" w:sz="0" w:space="0"/>
          <w:tr2bl w:val="none" w:color="auto" w:sz="0" w:space="0"/>
        </w:tcBorders>
      </w:tcPr>
    </w:tblStylePr>
  </w:style>
  <w:style w:type="table" w:styleId="TabelleSpalten4">
    <w:name w:val="Table Columns 4"/>
    <w:basedOn w:val="NormaleTabelle"/>
    <w:semiHidden/>
    <w:rsid w:val="001e2c72"/>
    <w:tblPr>
      <w:tblStyleColBandSize w:val="1"/>
    </w:tblPr>
    <w:tblStylePr w:type="firstRow">
      <w:rPr>
        <w:color w:val="FFFFFF"/>
      </w:rPr>
      <w:tblPr/>
      <w:tcPr>
        <w:tcBorders>
          <w:tl2br w:val="none" w:color="auto" w:sz="0" w:space="0"/>
          <w:tr2bl w:val="none" w:color="auto" w:sz="0" w:space="0"/>
        </w:tcBorders>
        <w:shd w:val="solid" w:color="000000" w:fill="FFFFFF"/>
      </w:tcPr>
    </w:tblStylePr>
    <w:tblStylePr w:type="lastRow">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leSpalten5">
    <w:name w:val="Table Columns 5"/>
    <w:basedOn w:val="NormaleTabelle"/>
    <w:semiHidden/>
    <w:rsid w:val="001e2c72"/>
    <w:tblPr>
      <w:tblStyleColBandSize w:val="1"/>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rPr>
      <w:tblPr/>
      <w:tcPr>
        <w:tcBorders>
          <w:bottom w:val="single" w:color="808080" w:sz="6" w:space="0"/>
          <w:tl2br w:val="none" w:color="auto" w:sz="0" w:space="0"/>
          <w:tr2bl w:val="none" w:color="auto" w:sz="0" w:space="0"/>
        </w:tcBorders>
      </w:tcPr>
    </w:tblStylePr>
    <w:tblStylePr w:type="lastRow">
      <w:rPr>
        <w:b/>
        <w:bCs/>
      </w:rPr>
      <w:tblPr/>
      <w:tcPr>
        <w:tcBorders>
          <w:top w:val="single" w:color="808080" w:sz="6" w:space="0"/>
          <w:tl2br w:val="none" w:color="auto" w:sz="0" w:space="0"/>
          <w:tr2bl w:val="none" w:color="auto" w:sz="0" w:space="0"/>
        </w:tcBorders>
      </w:tcPr>
    </w:tblStylePr>
    <w:tblStylePr w:type="firstCol">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tblStylePr w:type="band1Vert">
      <w:rPr>
        <w:color w:val="auto"/>
      </w:rPr>
      <w:tblPr/>
      <w:tcPr>
        <w:shd w:val="solid" w:color="C0C0C0" w:fill="FFFFFF"/>
      </w:tcPr>
    </w:tblStylePr>
    <w:tblStylePr w:type="band2Vert">
      <w:rPr>
        <w:color w:val="auto"/>
      </w:rPr>
      <w:tblPr/>
    </w:tblStylePr>
  </w:style>
  <w:style w:type="table" w:styleId="TabelleSpezial1">
    <w:name w:val="Table Subtle 1"/>
    <w:basedOn w:val="NormaleTabelle"/>
    <w:semiHidden/>
    <w:rsid w:val="001e2c72"/>
    <w:tblPr>
      <w:tblStyleRowBandSize w:val="1"/>
    </w:tblPr>
    <w:tblStylePr w:type="firstRow">
      <w:tblPr/>
      <w:tcPr>
        <w:tcBorders>
          <w:top w:val="single" w:color="000000" w:sz="6" w:space="0"/>
          <w:bottom w:val="single" w:color="000000" w:sz="12" w:space="0"/>
          <w:tl2br w:val="none" w:color="auto" w:sz="0" w:space="0"/>
          <w:tr2bl w:val="none" w:color="auto" w:sz="0" w:space="0"/>
        </w:tcBorders>
      </w:tcPr>
    </w:tblStylePr>
    <w:tblStylePr w:type="lastRow">
      <w:tblPr/>
      <w:tcPr>
        <w:tcBorders>
          <w:top w:val="single" w:color="000000" w:sz="12" w:space="0"/>
          <w:tl2br w:val="none" w:color="auto" w:sz="0" w:space="0"/>
          <w:tr2bl w:val="none" w:color="auto" w:sz="0" w:space="0"/>
        </w:tcBorders>
        <w:shd w:val="pct25" w:color="800080" w:fill="FFFFFF"/>
      </w:tcPr>
    </w:tblStylePr>
    <w:tblStylePr w:type="firstCol">
      <w:tblPr/>
      <w:tcPr>
        <w:tcBorders>
          <w:right w:val="single" w:color="000000" w:sz="12" w:space="0"/>
          <w:tl2br w:val="none" w:color="auto" w:sz="0" w:space="0"/>
          <w:tr2bl w:val="none" w:color="auto" w:sz="0" w:space="0"/>
        </w:tcBorders>
      </w:tcPr>
    </w:tblStylePr>
    <w:tblStylePr w:type="lastCol">
      <w:tblPr/>
      <w:tcPr>
        <w:tcBorders>
          <w:left w:val="single" w:color="000000" w:sz="12" w:space="0"/>
          <w:tl2br w:val="none" w:color="auto" w:sz="0" w:space="0"/>
          <w:tr2bl w:val="none" w:color="auto" w:sz="0" w:space="0"/>
        </w:tcBorders>
      </w:tcPr>
    </w:tblStylePr>
    <w:tblStylePr w:type="band1Horz">
      <w:tblPr/>
      <w:tcPr>
        <w:tcBorders>
          <w:bottom w:val="single" w:color="000000" w:sz="6" w:space="0"/>
          <w:tl2br w:val="none" w:color="auto" w:sz="0" w:space="0"/>
          <w:tr2bl w:val="none" w:color="auto" w:sz="0" w:space="0"/>
        </w:tcBorders>
        <w:shd w:val="pct25" w:color="808000" w:fill="FFFFFF"/>
      </w:tcPr>
    </w:tblStylePr>
    <w:tblStylePr w:type="neCell">
      <w:rPr>
        <w:b/>
        <w:bCs/>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elleSpezial2">
    <w:name w:val="Table Subtle 2"/>
    <w:basedOn w:val="NormaleTabelle"/>
    <w:semiHidden/>
    <w:rsid w:val="001e2c72"/>
    <w:tblPr>
      <w:tblBorders>
        <w:left w:val="single" w:color="000000" w:sz="6" w:space="0"/>
        <w:right w:val="single" w:color="000000" w:sz="6" w:space="0"/>
      </w:tblBorders>
    </w:tblPr>
    <w:tblStylePr w:type="firstRow">
      <w:tblPr/>
      <w:tcPr>
        <w:tcBorders>
          <w:bottom w:val="single" w:color="000000" w:sz="12" w:space="0"/>
          <w:tl2br w:val="none" w:color="auto" w:sz="0" w:space="0"/>
          <w:tr2bl w:val="none" w:color="auto" w:sz="0" w:space="0"/>
        </w:tcBorders>
      </w:tcPr>
    </w:tblStylePr>
    <w:tblStylePr w:type="lastRow">
      <w:tblPr/>
      <w:tcPr>
        <w:tcBorders>
          <w:top w:val="single" w:color="000000" w:sz="12" w:space="0"/>
          <w:tl2br w:val="none" w:color="auto" w:sz="0" w:space="0"/>
          <w:tr2bl w:val="none" w:color="auto" w:sz="0" w:space="0"/>
        </w:tcBorders>
      </w:tcPr>
    </w:tblStylePr>
    <w:tblStylePr w:type="firstCol">
      <w:tblPr/>
      <w:tcPr>
        <w:tcBorders>
          <w:right w:val="single" w:color="000000" w:sz="12" w:space="0"/>
          <w:tl2br w:val="none" w:color="auto" w:sz="0" w:space="0"/>
          <w:tr2bl w:val="none" w:color="auto" w:sz="0" w:space="0"/>
        </w:tcBorders>
        <w:shd w:val="pct25" w:color="008000" w:fill="FFFFFF"/>
      </w:tcPr>
    </w:tblStylePr>
    <w:tblStylePr w:type="lastCol">
      <w:tblPr/>
      <w:tcPr>
        <w:tcBorders>
          <w:left w:val="single" w:color="000000" w:sz="12" w:space="0"/>
          <w:tl2br w:val="none" w:color="auto" w:sz="0" w:space="0"/>
          <w:tr2bl w:val="none" w:color="auto" w:sz="0" w:space="0"/>
        </w:tcBorders>
        <w:shd w:val="pct25" w:color="808000" w:fill="FFFFFF"/>
      </w:tcPr>
    </w:tblStylePr>
    <w:tblStylePr w:type="neCell">
      <w:rPr>
        <w:b/>
        <w:bCs/>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elleWeb1">
    <w:name w:val="Table Web 1"/>
    <w:basedOn w:val="NormaleTabelle"/>
    <w:semiHidden/>
    <w:rsid w:val="001e2c72"/>
    <w:tblPr>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cPr>
      <w:shd w:val="clear" w:color="auto" w:fill="auto"/>
    </w:tcPr>
    <w:tblStylePr w:type="firstRow">
      <w:rPr>
        <w:color w:val="auto"/>
      </w:rPr>
      <w:tblPr/>
      <w:tcPr>
        <w:tcBorders>
          <w:tl2br w:val="none" w:color="auto" w:sz="0" w:space="0"/>
          <w:tr2bl w:val="none" w:color="auto" w:sz="0" w:space="0"/>
        </w:tcBorders>
      </w:tcPr>
    </w:tblStylePr>
  </w:style>
  <w:style w:type="table" w:styleId="TabelleWeb2">
    <w:name w:val="Table Web 2"/>
    <w:basedOn w:val="NormaleTabelle"/>
    <w:semiHidden/>
    <w:rsid w:val="001e2c72"/>
    <w:tblPr>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cPr>
      <w:shd w:val="clear" w:color="auto" w:fill="auto"/>
    </w:tcPr>
    <w:tblStylePr w:type="firstRow">
      <w:rPr>
        <w:color w:val="auto"/>
      </w:rPr>
      <w:tblPr/>
      <w:tcPr>
        <w:tcBorders>
          <w:tl2br w:val="none" w:color="auto" w:sz="0" w:space="0"/>
          <w:tr2bl w:val="none" w:color="auto" w:sz="0" w:space="0"/>
        </w:tcBorders>
      </w:tcPr>
    </w:tblStylePr>
  </w:style>
  <w:style w:type="table" w:styleId="TabelleWeb3">
    <w:name w:val="Table Web 3"/>
    <w:basedOn w:val="NormaleTabelle"/>
    <w:semiHidden/>
    <w:rsid w:val="001e2c72"/>
    <w:tblPr>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cPr>
      <w:shd w:val="clear" w:color="auto" w:fill="auto"/>
    </w:tcPr>
    <w:tblStylePr w:type="firstRow">
      <w:rPr>
        <w:color w:val="auto"/>
      </w:rPr>
      <w:tblPr/>
      <w:tcPr>
        <w:tcBorders>
          <w:tl2br w:val="none" w:color="auto" w:sz="0" w:space="0"/>
          <w:tr2bl w:val="none" w:color="auto" w:sz="0" w:space="0"/>
        </w:tcBorders>
      </w:tcPr>
    </w:tblStylePr>
  </w:style>
  <w:style w:type="table" w:styleId="Tabellenraster">
    <w:name w:val="Table Grid"/>
    <w:basedOn w:val="NormaleTabelle"/>
    <w:semiHidden/>
    <w:rsid w:val="001e2c72"/>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Tabellendesign">
    <w:name w:val="Table Theme"/>
    <w:basedOn w:val="NormaleTabelle"/>
    <w:semiHidden/>
    <w:rsid w:val="001e2c72"/>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tablelayout">
    <w:name w:val="table_layout"/>
    <w:basedOn w:val="Tabellenraster"/>
    <w:qFormat/>
    <w:rsid w:val="00443b58"/>
    <w:pPr>
      <w:spacing w:line="220" w:lineRule="exact"/>
    </w:pPr>
    <w:rPr>
      <w:sz w:val="16"/>
    </w:rPr>
    <w:tblPr>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28" w:type="dxa"/>
        <w:left w:w="0" w:type="dxa"/>
        <w:bottom w:w="28" w:type="dxa"/>
        <w:right w:w="102" w:type="dxa"/>
      </w:tblCellMar>
    </w:tblPr>
    <w:tblStylePr w:type="firstRow">
      <w:rPr>
        <w:b w:val="0"/>
        <w:i w:val="0"/>
        <w:sz w:val="16"/>
      </w:rPr>
      <w:tblPr>
        <w:tblCellMar>
          <w:top w:w="79" w:type="dxa"/>
          <w:left w:w="0" w:type="dxa"/>
          <w:bottom w:w="79" w:type="dxa"/>
          <w:right w:w="102" w:type="dxa"/>
        </w:tblCellMar>
      </w:tblPr>
      <w:tcPr>
        <w:tcBorders>
          <w:top w:val="single" w:color="auto" w:sz="8" w:space="0"/>
          <w:bottom w:val="single" w:color="auto" w:sz="8" w:space="0"/>
        </w:tcBorders>
      </w:tcPr>
    </w:tblStylePr>
  </w:style>
  <w:style w:type="table" w:styleId="DunkleListe">
    <w:name w:val="Dark List"/>
    <w:basedOn w:val="NormaleTabelle"/>
    <w:uiPriority w:val="99"/>
    <w:semiHidden/>
    <w:rsid w:val="00052114"/>
    <w:rPr>
      <w:color w:val="FFFFFF"/>
    </w:rPr>
    <w:tblPr>
      <w:tblStyleRowBandSize w:val="1"/>
      <w:tblStyleColBandSize w:val="1"/>
    </w:tblPr>
    <w:tcPr>
      <w:shd w:val="clear" w:color="auto" w:fill="000000"/>
    </w:tcPr>
    <w:tblStylePr w:type="firstRow">
      <w:rPr>
        <w:b/>
        <w:bCs/>
      </w:rPr>
      <w:tblPr/>
      <w:tcPr>
        <w:tcBorders>
          <w:top w:val="nil"/>
          <w:left w:val="nil"/>
          <w:bottom w:val="single" w:color="FFFFFF" w:sz="18" w:space="0"/>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000000"/>
      </w:tcPr>
    </w:tblStylePr>
    <w:tblStylePr w:type="firstCol">
      <w:tblPr/>
      <w:tcPr>
        <w:tcBorders>
          <w:top w:val="nil"/>
          <w:left w:val="nil"/>
          <w:bottom w:val="nil"/>
          <w:right w:val="single" w:color="FFFFFF" w:sz="18" w:space="0"/>
          <w:insideH w:val="nil"/>
          <w:insideV w:val="nil"/>
        </w:tcBorders>
        <w:shd w:val="clear" w:color="auto" w:fill="000000"/>
      </w:tcPr>
    </w:tblStylePr>
    <w:tblStylePr w:type="lastCol">
      <w:tblPr/>
      <w:tcPr>
        <w:tcBorders>
          <w:top w:val="nil"/>
          <w:left w:val="single" w:color="FFFFFF" w:sz="18" w:space="0"/>
          <w:bottom w:val="nil"/>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DunkleListe-Akzent1">
    <w:name w:val="Dark List Accent 1"/>
    <w:basedOn w:val="NormaleTabelle"/>
    <w:uiPriority w:val="99"/>
    <w:semiHidden/>
    <w:rsid w:val="00052114"/>
    <w:rPr>
      <w:color w:val="FFFFFF"/>
    </w:rPr>
    <w:tblPr>
      <w:tblStyleRowBandSize w:val="1"/>
      <w:tblStyleColBandSize w:val="1"/>
    </w:tblPr>
    <w:tcPr>
      <w:shd w:val="clear" w:color="auto" w:fill="4F81BD"/>
    </w:tcPr>
    <w:tblStylePr w:type="firstRow">
      <w:rPr>
        <w:b/>
        <w:bCs/>
      </w:rPr>
      <w:tblPr/>
      <w:tcPr>
        <w:tcBorders>
          <w:top w:val="nil"/>
          <w:left w:val="nil"/>
          <w:bottom w:val="single" w:color="FFFFFF" w:sz="18" w:space="0"/>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43F60"/>
      </w:tcPr>
    </w:tblStylePr>
    <w:tblStylePr w:type="firstCol">
      <w:tblPr/>
      <w:tcPr>
        <w:tcBorders>
          <w:top w:val="nil"/>
          <w:left w:val="nil"/>
          <w:bottom w:val="nil"/>
          <w:right w:val="single" w:color="FFFFFF" w:sz="18" w:space="0"/>
          <w:insideH w:val="nil"/>
          <w:insideV w:val="nil"/>
        </w:tcBorders>
        <w:shd w:val="clear" w:color="auto" w:fill="365F91"/>
      </w:tcPr>
    </w:tblStylePr>
    <w:tblStylePr w:type="lastCol">
      <w:tblPr/>
      <w:tcPr>
        <w:tcBorders>
          <w:top w:val="nil"/>
          <w:left w:val="single" w:color="FFFFFF" w:sz="18" w:space="0"/>
          <w:bottom w:val="nil"/>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DunkleListe-Akzent2">
    <w:name w:val="Dark List Accent 2"/>
    <w:basedOn w:val="NormaleTabelle"/>
    <w:uiPriority w:val="99"/>
    <w:semiHidden/>
    <w:rsid w:val="00052114"/>
    <w:rPr>
      <w:color w:val="FFFFFF"/>
    </w:rPr>
    <w:tblPr>
      <w:tblStyleRowBandSize w:val="1"/>
      <w:tblStyleColBandSize w:val="1"/>
    </w:tblPr>
    <w:tcPr>
      <w:shd w:val="clear" w:color="auto" w:fill="C0504D"/>
    </w:tcPr>
    <w:tblStylePr w:type="firstRow">
      <w:rPr>
        <w:b/>
        <w:bCs/>
      </w:rPr>
      <w:tblPr/>
      <w:tcPr>
        <w:tcBorders>
          <w:top w:val="nil"/>
          <w:left w:val="nil"/>
          <w:bottom w:val="single" w:color="FFFFFF" w:sz="18" w:space="0"/>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622423"/>
      </w:tcPr>
    </w:tblStylePr>
    <w:tblStylePr w:type="firstCol">
      <w:tblPr/>
      <w:tcPr>
        <w:tcBorders>
          <w:top w:val="nil"/>
          <w:left w:val="nil"/>
          <w:bottom w:val="nil"/>
          <w:right w:val="single" w:color="FFFFFF" w:sz="18" w:space="0"/>
          <w:insideH w:val="nil"/>
          <w:insideV w:val="nil"/>
        </w:tcBorders>
        <w:shd w:val="clear" w:color="auto" w:fill="943634"/>
      </w:tcPr>
    </w:tblStylePr>
    <w:tblStylePr w:type="lastCol">
      <w:tblPr/>
      <w:tcPr>
        <w:tcBorders>
          <w:top w:val="nil"/>
          <w:left w:val="single" w:color="FFFFFF" w:sz="18" w:space="0"/>
          <w:bottom w:val="nil"/>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DunkleListe-Akzent3">
    <w:name w:val="Dark List Accent 3"/>
    <w:basedOn w:val="NormaleTabelle"/>
    <w:uiPriority w:val="99"/>
    <w:semiHidden/>
    <w:rsid w:val="00052114"/>
    <w:rPr>
      <w:color w:val="FFFFFF"/>
    </w:rPr>
    <w:tblPr>
      <w:tblStyleRowBandSize w:val="1"/>
      <w:tblStyleColBandSize w:val="1"/>
    </w:tblPr>
    <w:tcPr>
      <w:shd w:val="clear" w:color="auto" w:fill="9BBB59"/>
    </w:tcPr>
    <w:tblStylePr w:type="firstRow">
      <w:rPr>
        <w:b/>
        <w:bCs/>
      </w:rPr>
      <w:tblPr/>
      <w:tcPr>
        <w:tcBorders>
          <w:top w:val="nil"/>
          <w:left w:val="nil"/>
          <w:bottom w:val="single" w:color="FFFFFF" w:sz="18" w:space="0"/>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4E6128"/>
      </w:tcPr>
    </w:tblStylePr>
    <w:tblStylePr w:type="firstCol">
      <w:tblPr/>
      <w:tcPr>
        <w:tcBorders>
          <w:top w:val="nil"/>
          <w:left w:val="nil"/>
          <w:bottom w:val="nil"/>
          <w:right w:val="single" w:color="FFFFFF" w:sz="18" w:space="0"/>
          <w:insideH w:val="nil"/>
          <w:insideV w:val="nil"/>
        </w:tcBorders>
        <w:shd w:val="clear" w:color="auto" w:fill="76923C"/>
      </w:tcPr>
    </w:tblStylePr>
    <w:tblStylePr w:type="lastCol">
      <w:tblPr/>
      <w:tcPr>
        <w:tcBorders>
          <w:top w:val="nil"/>
          <w:left w:val="single" w:color="FFFFFF" w:sz="18" w:space="0"/>
          <w:bottom w:val="nil"/>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styleId="DunkleListe-Akzent4">
    <w:name w:val="Dark List Accent 4"/>
    <w:basedOn w:val="NormaleTabelle"/>
    <w:uiPriority w:val="99"/>
    <w:semiHidden/>
    <w:rsid w:val="00052114"/>
    <w:rPr>
      <w:color w:val="FFFFFF"/>
    </w:rPr>
    <w:tblPr>
      <w:tblStyleRowBandSize w:val="1"/>
      <w:tblStyleColBandSize w:val="1"/>
    </w:tblPr>
    <w:tcPr>
      <w:shd w:val="clear" w:color="auto" w:fill="8064A2"/>
    </w:tcPr>
    <w:tblStylePr w:type="firstRow">
      <w:rPr>
        <w:b/>
        <w:bCs/>
      </w:rPr>
      <w:tblPr/>
      <w:tcPr>
        <w:tcBorders>
          <w:top w:val="nil"/>
          <w:left w:val="nil"/>
          <w:bottom w:val="single" w:color="FFFFFF" w:sz="18" w:space="0"/>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3F3151"/>
      </w:tcPr>
    </w:tblStylePr>
    <w:tblStylePr w:type="firstCol">
      <w:tblPr/>
      <w:tcPr>
        <w:tcBorders>
          <w:top w:val="nil"/>
          <w:left w:val="nil"/>
          <w:bottom w:val="nil"/>
          <w:right w:val="single" w:color="FFFFFF" w:sz="18" w:space="0"/>
          <w:insideH w:val="nil"/>
          <w:insideV w:val="nil"/>
        </w:tcBorders>
        <w:shd w:val="clear" w:color="auto" w:fill="5F497A"/>
      </w:tcPr>
    </w:tblStylePr>
    <w:tblStylePr w:type="lastCol">
      <w:tblPr/>
      <w:tcPr>
        <w:tcBorders>
          <w:top w:val="nil"/>
          <w:left w:val="single" w:color="FFFFFF" w:sz="18" w:space="0"/>
          <w:bottom w:val="nil"/>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styleId="DunkleListe-Akzent5">
    <w:name w:val="Dark List Accent 5"/>
    <w:basedOn w:val="NormaleTabelle"/>
    <w:uiPriority w:val="99"/>
    <w:semiHidden/>
    <w:rsid w:val="00052114"/>
    <w:rPr>
      <w:color w:val="FFFFFF"/>
    </w:rPr>
    <w:tblPr>
      <w:tblStyleRowBandSize w:val="1"/>
      <w:tblStyleColBandSize w:val="1"/>
    </w:tblPr>
    <w:tcPr>
      <w:shd w:val="clear" w:color="auto" w:fill="4BACC6"/>
    </w:tcPr>
    <w:tblStylePr w:type="firstRow">
      <w:rPr>
        <w:b/>
        <w:bCs/>
      </w:rPr>
      <w:tblPr/>
      <w:tcPr>
        <w:tcBorders>
          <w:top w:val="nil"/>
          <w:left w:val="nil"/>
          <w:bottom w:val="single" w:color="FFFFFF" w:sz="18" w:space="0"/>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05867"/>
      </w:tcPr>
    </w:tblStylePr>
    <w:tblStylePr w:type="firstCol">
      <w:tblPr/>
      <w:tcPr>
        <w:tcBorders>
          <w:top w:val="nil"/>
          <w:left w:val="nil"/>
          <w:bottom w:val="nil"/>
          <w:right w:val="single" w:color="FFFFFF" w:sz="18" w:space="0"/>
          <w:insideH w:val="nil"/>
          <w:insideV w:val="nil"/>
        </w:tcBorders>
        <w:shd w:val="clear" w:color="auto" w:fill="31849B"/>
      </w:tcPr>
    </w:tblStylePr>
    <w:tblStylePr w:type="lastCol">
      <w:tblPr/>
      <w:tcPr>
        <w:tcBorders>
          <w:top w:val="nil"/>
          <w:left w:val="single" w:color="FFFFFF" w:sz="18" w:space="0"/>
          <w:bottom w:val="nil"/>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styleId="DunkleListe-Akzent6">
    <w:name w:val="Dark List Accent 6"/>
    <w:basedOn w:val="NormaleTabelle"/>
    <w:uiPriority w:val="99"/>
    <w:semiHidden/>
    <w:rsid w:val="00052114"/>
    <w:rPr>
      <w:color w:val="FFFFFF"/>
    </w:rPr>
    <w:tblPr>
      <w:tblStyleRowBandSize w:val="1"/>
      <w:tblStyleColBandSize w:val="1"/>
    </w:tblPr>
    <w:tcPr>
      <w:shd w:val="clear" w:color="auto" w:fill="F79646"/>
    </w:tcPr>
    <w:tblStylePr w:type="firstRow">
      <w:rPr>
        <w:b/>
        <w:bCs/>
      </w:rPr>
      <w:tblPr/>
      <w:tcPr>
        <w:tcBorders>
          <w:top w:val="nil"/>
          <w:left w:val="nil"/>
          <w:bottom w:val="single" w:color="FFFFFF" w:sz="18" w:space="0"/>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974706"/>
      </w:tcPr>
    </w:tblStylePr>
    <w:tblStylePr w:type="firstCol">
      <w:tblPr/>
      <w:tcPr>
        <w:tcBorders>
          <w:top w:val="nil"/>
          <w:left w:val="nil"/>
          <w:bottom w:val="nil"/>
          <w:right w:val="single" w:color="FFFFFF" w:sz="18" w:space="0"/>
          <w:insideH w:val="nil"/>
          <w:insideV w:val="nil"/>
        </w:tcBorders>
        <w:shd w:val="clear" w:color="auto" w:fill="E36C0A"/>
      </w:tcPr>
    </w:tblStylePr>
    <w:tblStylePr w:type="lastCol">
      <w:tblPr/>
      <w:tcPr>
        <w:tcBorders>
          <w:top w:val="nil"/>
          <w:left w:val="single" w:color="FFFFFF" w:sz="18" w:space="0"/>
          <w:bottom w:val="nil"/>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styleId="FarbigeListe">
    <w:name w:val="Colorful List"/>
    <w:basedOn w:val="NormaleTabelle"/>
    <w:uiPriority w:val="99"/>
    <w:semiHidden/>
    <w:rsid w:val="00052114"/>
    <w:rPr>
      <w:color w:val="000000"/>
    </w:rPr>
    <w:tblPr>
      <w:tblStyleRowBandSize w:val="1"/>
      <w:tblStyleColBandSize w:val="1"/>
    </w:tblPr>
    <w:tcPr>
      <w:shd w:val="clear" w:color="auto" w:fill="E6E6E6"/>
    </w:tcPr>
    <w:tblStylePr w:type="firstRow">
      <w:rPr>
        <w:b/>
        <w:bCs/>
        <w:color w:val="FFFFFF"/>
      </w:rPr>
      <w:tblPr/>
      <w:tcPr>
        <w:tcBorders>
          <w:bottom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FarbigeListe-Akzent1">
    <w:name w:val="Colorful List Accent 1"/>
    <w:basedOn w:val="NormaleTabelle"/>
    <w:uiPriority w:val="99"/>
    <w:semiHidden/>
    <w:rsid w:val="00052114"/>
    <w:rPr>
      <w:color w:val="000000"/>
    </w:rPr>
    <w:tblPr>
      <w:tblStyleRowBandSize w:val="1"/>
      <w:tblStyleColBandSize w:val="1"/>
    </w:tblPr>
    <w:tcPr>
      <w:shd w:val="clear" w:color="auto" w:fill="EDF2F8"/>
    </w:tcPr>
    <w:tblStylePr w:type="firstRow">
      <w:rPr>
        <w:b/>
        <w:bCs/>
        <w:color w:val="FFFFFF"/>
      </w:rPr>
      <w:tblPr/>
      <w:tcPr>
        <w:tcBorders>
          <w:bottom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styleId="FarbigeListe-Akzent2">
    <w:name w:val="Colorful List Accent 2"/>
    <w:basedOn w:val="NormaleTabelle"/>
    <w:uiPriority w:val="99"/>
    <w:semiHidden/>
    <w:rsid w:val="00052114"/>
    <w:rPr>
      <w:color w:val="000000"/>
    </w:rPr>
    <w:tblPr>
      <w:tblStyleRowBandSize w:val="1"/>
      <w:tblStyleColBandSize w:val="1"/>
    </w:tblPr>
    <w:tcPr>
      <w:shd w:val="clear" w:color="auto" w:fill="F8EDED"/>
    </w:tcPr>
    <w:tblStylePr w:type="firstRow">
      <w:rPr>
        <w:b/>
        <w:bCs/>
        <w:color w:val="FFFFFF"/>
      </w:rPr>
      <w:tblPr/>
      <w:tcPr>
        <w:tcBorders>
          <w:bottom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styleId="FarbigeListe-Akzent3">
    <w:name w:val="Colorful List Accent 3"/>
    <w:basedOn w:val="NormaleTabelle"/>
    <w:uiPriority w:val="99"/>
    <w:semiHidden/>
    <w:rsid w:val="00052114"/>
    <w:rPr>
      <w:color w:val="000000"/>
    </w:rPr>
    <w:tblPr>
      <w:tblStyleRowBandSize w:val="1"/>
      <w:tblStyleColBandSize w:val="1"/>
    </w:tblPr>
    <w:tcPr>
      <w:shd w:val="clear" w:color="auto" w:fill="F5F8EE"/>
    </w:tcPr>
    <w:tblStylePr w:type="firstRow">
      <w:rPr>
        <w:b/>
        <w:bCs/>
        <w:color w:val="FFFFFF"/>
      </w:rPr>
      <w:tblPr/>
      <w:tcPr>
        <w:tcBorders>
          <w:bottom w:val="single" w:color="FFFFFF" w:sz="12" w:space="0"/>
        </w:tcBorders>
        <w:shd w:val="clear" w:color="auto" w:fill="664E82"/>
      </w:tcPr>
    </w:tblStylePr>
    <w:tblStylePr w:type="lastRow">
      <w:rPr>
        <w:b/>
        <w:bCs/>
        <w:color w:val="664E82"/>
      </w:rPr>
      <w:tblPr/>
      <w:tcPr>
        <w:tcBorders>
          <w:top w:val="single" w:color="000000" w:sz="12" w:space="0"/>
        </w:tcBorders>
        <w:shd w:val="clear" w:color="auto" w:fill="FFFFFF"/>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FarbigeListe-Akzent4">
    <w:name w:val="Colorful List Accent 4"/>
    <w:basedOn w:val="NormaleTabelle"/>
    <w:uiPriority w:val="99"/>
    <w:semiHidden/>
    <w:rsid w:val="00052114"/>
    <w:rPr>
      <w:color w:val="000000"/>
    </w:rPr>
    <w:tblPr>
      <w:tblStyleRowBandSize w:val="1"/>
      <w:tblStyleColBandSize w:val="1"/>
    </w:tblPr>
    <w:tcPr>
      <w:shd w:val="clear" w:color="auto" w:fill="F2EFF6"/>
    </w:tcPr>
    <w:tblStylePr w:type="firstRow">
      <w:rPr>
        <w:b/>
        <w:bCs/>
        <w:color w:val="FFFFFF"/>
      </w:rPr>
      <w:tblPr/>
      <w:tcPr>
        <w:tcBorders>
          <w:bottom w:val="single" w:color="FFFFFF" w:sz="12" w:space="0"/>
        </w:tcBorders>
        <w:shd w:val="clear" w:color="auto" w:fill="7E9C40"/>
      </w:tcPr>
    </w:tblStylePr>
    <w:tblStylePr w:type="lastRow">
      <w:rPr>
        <w:b/>
        <w:bCs/>
        <w:color w:val="7E9C40"/>
      </w:rPr>
      <w:tblPr/>
      <w:tcPr>
        <w:tcBorders>
          <w:top w:val="single" w:color="000000" w:sz="12" w:space="0"/>
        </w:tcBorders>
        <w:shd w:val="clear" w:color="auto" w:fill="FFFFFF"/>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FarbigeListe-Akzent5">
    <w:name w:val="Colorful List Accent 5"/>
    <w:basedOn w:val="NormaleTabelle"/>
    <w:uiPriority w:val="99"/>
    <w:semiHidden/>
    <w:rsid w:val="00052114"/>
    <w:rPr>
      <w:color w:val="000000"/>
    </w:rPr>
    <w:tblPr>
      <w:tblStyleRowBandSize w:val="1"/>
      <w:tblStyleColBandSize w:val="1"/>
    </w:tblPr>
    <w:tcPr>
      <w:shd w:val="clear" w:color="auto" w:fill="EDF6F9"/>
    </w:tcPr>
    <w:tblStylePr w:type="firstRow">
      <w:rPr>
        <w:b/>
        <w:bCs/>
        <w:color w:val="FFFFFF"/>
      </w:rPr>
      <w:tblPr/>
      <w:tcPr>
        <w:tcBorders>
          <w:bottom w:val="single" w:color="FFFFFF" w:sz="12" w:space="0"/>
        </w:tcBorders>
        <w:shd w:val="clear" w:color="auto" w:fill="F2730A"/>
      </w:tcPr>
    </w:tblStylePr>
    <w:tblStylePr w:type="lastRow">
      <w:rPr>
        <w:b/>
        <w:bCs/>
        <w:color w:val="F2730A"/>
      </w:rPr>
      <w:tblPr/>
      <w:tcPr>
        <w:tcBorders>
          <w:top w:val="single" w:color="000000" w:sz="12" w:space="0"/>
        </w:tcBorders>
        <w:shd w:val="clear" w:color="auto" w:fill="FFFFFF"/>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styleId="FarbigeListe-Akzent6">
    <w:name w:val="Colorful List Accent 6"/>
    <w:basedOn w:val="NormaleTabelle"/>
    <w:uiPriority w:val="99"/>
    <w:semiHidden/>
    <w:rsid w:val="00052114"/>
    <w:rPr>
      <w:color w:val="000000"/>
    </w:rPr>
    <w:tblPr>
      <w:tblStyleRowBandSize w:val="1"/>
      <w:tblStyleColBandSize w:val="1"/>
    </w:tblPr>
    <w:tcPr>
      <w:shd w:val="clear" w:color="auto" w:fill="FEF4EC"/>
    </w:tcPr>
    <w:tblStylePr w:type="firstRow">
      <w:rPr>
        <w:b/>
        <w:bCs/>
        <w:color w:val="FFFFFF"/>
      </w:rPr>
      <w:tblPr/>
      <w:tcPr>
        <w:tcBorders>
          <w:bottom w:val="single" w:color="FFFFFF" w:sz="12" w:space="0"/>
        </w:tcBorders>
        <w:shd w:val="clear" w:color="auto" w:fill="348DA5"/>
      </w:tcPr>
    </w:tblStylePr>
    <w:tblStylePr w:type="lastRow">
      <w:rPr>
        <w:b/>
        <w:bCs/>
        <w:color w:val="348DA5"/>
      </w:rPr>
      <w:tblPr/>
      <w:tcPr>
        <w:tcBorders>
          <w:top w:val="single" w:color="000000" w:sz="12" w:space="0"/>
        </w:tcBorders>
        <w:shd w:val="clear" w:color="auto" w:fill="FFFFFF"/>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styleId="FarbigeSchattierung">
    <w:name w:val="Colorful Shading"/>
    <w:basedOn w:val="NormaleTabelle"/>
    <w:uiPriority w:val="99"/>
    <w:semiHidden/>
    <w:rsid w:val="00052114"/>
    <w:rPr>
      <w:color w:val="000000"/>
    </w:rPr>
    <w:tblPr>
      <w:tblStyleRowBandSize w:val="1"/>
      <w:tblStyleColBandSize w:val="1"/>
      <w:tblBorders>
        <w:top w:val="single" w:color="C0504D" w:sz="24" w:space="0"/>
        <w:left w:val="single" w:color="000000" w:sz="4" w:space="0"/>
        <w:bottom w:val="single" w:color="000000" w:sz="4" w:space="0"/>
        <w:right w:val="single" w:color="000000" w:sz="4" w:space="0"/>
        <w:insideH w:val="single" w:color="FFFFFF" w:sz="4" w:space="0"/>
        <w:insideV w:val="single" w:color="FFFFFF" w:sz="4" w:space="0"/>
      </w:tblBorders>
    </w:tblPr>
    <w:tcPr>
      <w:shd w:val="clear" w:color="auto" w:fill="E6E6E6"/>
    </w:tcPr>
    <w:tblStylePr w:type="firstRow">
      <w:rPr>
        <w:b/>
        <w:bCs/>
      </w:rPr>
      <w:tblPr/>
      <w:tcPr>
        <w:tcBorders>
          <w:top w:val="nil"/>
          <w:left w:val="nil"/>
          <w:bottom w:val="single" w:color="C0504D" w:sz="24" w:space="0"/>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000000"/>
      </w:tcPr>
    </w:tblStylePr>
    <w:tblStylePr w:type="firstCol">
      <w:rPr>
        <w:color w:val="FFFFFF"/>
      </w:rPr>
      <w:tblPr/>
      <w:tcPr>
        <w:tcBorders>
          <w:top w:val="nil"/>
          <w:left w:val="nil"/>
          <w:bottom w:val="nil"/>
          <w:right w:val="nil"/>
          <w:insideH w:val="single" w:color="000000" w:sz="4" w:space="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Pr/>
    </w:tblStylePr>
    <w:tblStylePr w:type="nwCell">
      <w:rPr>
        <w:color w:val="000000"/>
      </w:rPr>
      <w:tblPr/>
    </w:tblStylePr>
  </w:style>
  <w:style w:type="table" w:styleId="FarbigeSchattierung-Akzent1">
    <w:name w:val="Colorful Shading Accent 1"/>
    <w:basedOn w:val="NormaleTabelle"/>
    <w:uiPriority w:val="99"/>
    <w:semiHidden/>
    <w:rsid w:val="00052114"/>
    <w:rPr>
      <w:color w:val="000000"/>
    </w:rPr>
    <w:tblPr>
      <w:tblStyleRowBandSize w:val="1"/>
      <w:tblStyleColBandSize w:val="1"/>
      <w:tblBorders>
        <w:top w:val="single" w:color="C0504D" w:sz="24" w:space="0"/>
        <w:left w:val="single" w:color="4F81BD" w:sz="4" w:space="0"/>
        <w:bottom w:val="single" w:color="4F81BD" w:sz="4" w:space="0"/>
        <w:right w:val="single" w:color="4F81BD" w:sz="4" w:space="0"/>
        <w:insideH w:val="single" w:color="FFFFFF" w:sz="4" w:space="0"/>
        <w:insideV w:val="single" w:color="FFFFFF" w:sz="4" w:space="0"/>
      </w:tblBorders>
    </w:tblPr>
    <w:tcPr>
      <w:shd w:val="clear" w:color="auto" w:fill="EDF2F8"/>
    </w:tcPr>
    <w:tblStylePr w:type="firstRow">
      <w:rPr>
        <w:b/>
        <w:bCs/>
      </w:rPr>
      <w:tblPr/>
      <w:tcPr>
        <w:tcBorders>
          <w:top w:val="nil"/>
          <w:left w:val="nil"/>
          <w:bottom w:val="single" w:color="C0504D" w:sz="24" w:space="0"/>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C4C74"/>
      </w:tcPr>
    </w:tblStylePr>
    <w:tblStylePr w:type="firstCol">
      <w:rPr>
        <w:color w:val="FFFFFF"/>
      </w:rPr>
      <w:tblPr/>
      <w:tcPr>
        <w:tcBorders>
          <w:top w:val="nil"/>
          <w:left w:val="nil"/>
          <w:bottom w:val="nil"/>
          <w:right w:val="nil"/>
          <w:insideH w:val="single" w:color="2C4C74" w:sz="4" w:space="0"/>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Pr/>
    </w:tblStylePr>
    <w:tblStylePr w:type="nwCell">
      <w:rPr>
        <w:color w:val="000000"/>
      </w:rPr>
      <w:tblPr/>
    </w:tblStylePr>
  </w:style>
  <w:style w:type="table" w:styleId="FarbigeSchattierung-Akzent2">
    <w:name w:val="Colorful Shading Accent 2"/>
    <w:basedOn w:val="NormaleTabelle"/>
    <w:uiPriority w:val="99"/>
    <w:semiHidden/>
    <w:rsid w:val="00052114"/>
    <w:rPr>
      <w:color w:val="000000"/>
    </w:rPr>
    <w:tblPr>
      <w:tblStyleRowBandSize w:val="1"/>
      <w:tblStyleColBandSize w:val="1"/>
      <w:tblBorders>
        <w:top w:val="single" w:color="C0504D" w:sz="24" w:space="0"/>
        <w:left w:val="single" w:color="C0504D" w:sz="4" w:space="0"/>
        <w:bottom w:val="single" w:color="C0504D" w:sz="4" w:space="0"/>
        <w:right w:val="single" w:color="C0504D" w:sz="4" w:space="0"/>
        <w:insideH w:val="single" w:color="FFFFFF" w:sz="4" w:space="0"/>
        <w:insideV w:val="single" w:color="FFFFFF" w:sz="4" w:space="0"/>
      </w:tblBorders>
    </w:tblPr>
    <w:tcPr>
      <w:shd w:val="clear" w:color="auto" w:fill="F8EDED"/>
    </w:tcPr>
    <w:tblStylePr w:type="firstRow">
      <w:rPr>
        <w:b/>
        <w:bCs/>
      </w:rPr>
      <w:tblPr/>
      <w:tcPr>
        <w:tcBorders>
          <w:top w:val="nil"/>
          <w:left w:val="nil"/>
          <w:bottom w:val="single" w:color="C0504D" w:sz="24" w:space="0"/>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772C2A"/>
      </w:tcPr>
    </w:tblStylePr>
    <w:tblStylePr w:type="firstCol">
      <w:rPr>
        <w:color w:val="FFFFFF"/>
      </w:rPr>
      <w:tblPr/>
      <w:tcPr>
        <w:tcBorders>
          <w:top w:val="nil"/>
          <w:left w:val="nil"/>
          <w:bottom w:val="nil"/>
          <w:right w:val="nil"/>
          <w:insideH w:val="single" w:color="772C2A" w:sz="4" w:space="0"/>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Pr/>
    </w:tblStylePr>
    <w:tblStylePr w:type="nwCell">
      <w:rPr>
        <w:color w:val="000000"/>
      </w:rPr>
      <w:tblPr/>
    </w:tblStylePr>
  </w:style>
  <w:style w:type="table" w:styleId="FarbigeSchattierung-Akzent3">
    <w:name w:val="Colorful Shading Accent 3"/>
    <w:basedOn w:val="NormaleTabelle"/>
    <w:uiPriority w:val="99"/>
    <w:semiHidden/>
    <w:rsid w:val="00052114"/>
    <w:rPr>
      <w:color w:val="000000"/>
    </w:rPr>
    <w:tblPr>
      <w:tblStyleRowBandSize w:val="1"/>
      <w:tblStyleColBandSize w:val="1"/>
      <w:tblBorders>
        <w:top w:val="single" w:color="8064A2" w:sz="24" w:space="0"/>
        <w:left w:val="single" w:color="9BBB59" w:sz="4" w:space="0"/>
        <w:bottom w:val="single" w:color="9BBB59" w:sz="4" w:space="0"/>
        <w:right w:val="single" w:color="9BBB59" w:sz="4" w:space="0"/>
        <w:insideH w:val="single" w:color="FFFFFF" w:sz="4" w:space="0"/>
        <w:insideV w:val="single" w:color="FFFFFF" w:sz="4" w:space="0"/>
      </w:tblBorders>
    </w:tblPr>
    <w:tcPr>
      <w:shd w:val="clear" w:color="auto" w:fill="F5F8EE"/>
    </w:tcPr>
    <w:tblStylePr w:type="firstRow">
      <w:rPr>
        <w:b/>
        <w:bCs/>
      </w:rPr>
      <w:tblPr/>
      <w:tcPr>
        <w:tcBorders>
          <w:top w:val="nil"/>
          <w:left w:val="nil"/>
          <w:bottom w:val="single" w:color="8064A2" w:sz="24" w:space="0"/>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5E7530"/>
      </w:tcPr>
    </w:tblStylePr>
    <w:tblStylePr w:type="firstCol">
      <w:rPr>
        <w:color w:val="FFFFFF"/>
      </w:rPr>
      <w:tblPr/>
      <w:tcPr>
        <w:tcBorders>
          <w:top w:val="nil"/>
          <w:left w:val="nil"/>
          <w:bottom w:val="nil"/>
          <w:right w:val="nil"/>
          <w:insideH w:val="single" w:color="5E7530" w:sz="4" w:space="0"/>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FarbigeSchattierung-Akzent4">
    <w:name w:val="Colorful Shading Accent 4"/>
    <w:basedOn w:val="NormaleTabelle"/>
    <w:uiPriority w:val="99"/>
    <w:semiHidden/>
    <w:rsid w:val="00052114"/>
    <w:rPr>
      <w:color w:val="000000"/>
    </w:rPr>
    <w:tblPr>
      <w:tblStyleRowBandSize w:val="1"/>
      <w:tblStyleColBandSize w:val="1"/>
      <w:tblBorders>
        <w:top w:val="single" w:color="9BBB59" w:sz="24" w:space="0"/>
        <w:left w:val="single" w:color="8064A2" w:sz="4" w:space="0"/>
        <w:bottom w:val="single" w:color="8064A2" w:sz="4" w:space="0"/>
        <w:right w:val="single" w:color="8064A2" w:sz="4" w:space="0"/>
        <w:insideH w:val="single" w:color="FFFFFF" w:sz="4" w:space="0"/>
        <w:insideV w:val="single" w:color="FFFFFF" w:sz="4" w:space="0"/>
      </w:tblBorders>
    </w:tblPr>
    <w:tcPr>
      <w:shd w:val="clear" w:color="auto" w:fill="F2EFF6"/>
    </w:tcPr>
    <w:tblStylePr w:type="firstRow">
      <w:rPr>
        <w:b/>
        <w:bCs/>
      </w:rPr>
      <w:tblPr/>
      <w:tcPr>
        <w:tcBorders>
          <w:top w:val="nil"/>
          <w:left w:val="nil"/>
          <w:bottom w:val="single" w:color="9BBB59" w:sz="24" w:space="0"/>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4C3B62"/>
      </w:tcPr>
    </w:tblStylePr>
    <w:tblStylePr w:type="firstCol">
      <w:rPr>
        <w:color w:val="FFFFFF"/>
      </w:rPr>
      <w:tblPr/>
      <w:tcPr>
        <w:tcBorders>
          <w:top w:val="nil"/>
          <w:left w:val="nil"/>
          <w:bottom w:val="nil"/>
          <w:right w:val="nil"/>
          <w:insideH w:val="single" w:color="4C3B62" w:sz="4" w:space="0"/>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Pr/>
    </w:tblStylePr>
    <w:tblStylePr w:type="nwCell">
      <w:rPr>
        <w:color w:val="000000"/>
      </w:rPr>
      <w:tblPr/>
    </w:tblStylePr>
  </w:style>
  <w:style w:type="table" w:styleId="FarbigeSchattierung-Akzent5">
    <w:name w:val="Colorful Shading Accent 5"/>
    <w:basedOn w:val="NormaleTabelle"/>
    <w:uiPriority w:val="99"/>
    <w:semiHidden/>
    <w:rsid w:val="00052114"/>
    <w:rPr>
      <w:color w:val="000000"/>
    </w:rPr>
    <w:tblPr>
      <w:tblStyleRowBandSize w:val="1"/>
      <w:tblStyleColBandSize w:val="1"/>
      <w:tblBorders>
        <w:top w:val="single" w:color="F79646" w:sz="24" w:space="0"/>
        <w:left w:val="single" w:color="4BACC6" w:sz="4" w:space="0"/>
        <w:bottom w:val="single" w:color="4BACC6" w:sz="4" w:space="0"/>
        <w:right w:val="single" w:color="4BACC6" w:sz="4" w:space="0"/>
        <w:insideH w:val="single" w:color="FFFFFF" w:sz="4" w:space="0"/>
        <w:insideV w:val="single" w:color="FFFFFF" w:sz="4" w:space="0"/>
      </w:tblBorders>
    </w:tblPr>
    <w:tcPr>
      <w:shd w:val="clear" w:color="auto" w:fill="EDF6F9"/>
    </w:tcPr>
    <w:tblStylePr w:type="firstRow">
      <w:rPr>
        <w:b/>
        <w:bCs/>
      </w:rPr>
      <w:tblPr/>
      <w:tcPr>
        <w:tcBorders>
          <w:top w:val="nil"/>
          <w:left w:val="nil"/>
          <w:bottom w:val="single" w:color="F79646" w:sz="24" w:space="0"/>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76A7C"/>
      </w:tcPr>
    </w:tblStylePr>
    <w:tblStylePr w:type="firstCol">
      <w:rPr>
        <w:color w:val="FFFFFF"/>
      </w:rPr>
      <w:tblPr/>
      <w:tcPr>
        <w:tcBorders>
          <w:top w:val="nil"/>
          <w:left w:val="nil"/>
          <w:bottom w:val="nil"/>
          <w:right w:val="nil"/>
          <w:insideH w:val="single" w:color="276A7C" w:sz="4" w:space="0"/>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Pr/>
    </w:tblStylePr>
    <w:tblStylePr w:type="nwCell">
      <w:rPr>
        <w:color w:val="000000"/>
      </w:rPr>
      <w:tblPr/>
    </w:tblStylePr>
  </w:style>
  <w:style w:type="table" w:styleId="FarbigeSchattierung-Akzent6">
    <w:name w:val="Colorful Shading Accent 6"/>
    <w:basedOn w:val="NormaleTabelle"/>
    <w:uiPriority w:val="99"/>
    <w:semiHidden/>
    <w:rsid w:val="00052114"/>
    <w:rPr>
      <w:color w:val="000000"/>
    </w:rPr>
    <w:tblPr>
      <w:tblStyleRowBandSize w:val="1"/>
      <w:tblStyleColBandSize w:val="1"/>
      <w:tblBorders>
        <w:top w:val="single" w:color="4BACC6" w:sz="24" w:space="0"/>
        <w:left w:val="single" w:color="F79646" w:sz="4" w:space="0"/>
        <w:bottom w:val="single" w:color="F79646" w:sz="4" w:space="0"/>
        <w:right w:val="single" w:color="F79646" w:sz="4" w:space="0"/>
        <w:insideH w:val="single" w:color="FFFFFF" w:sz="4" w:space="0"/>
        <w:insideV w:val="single" w:color="FFFFFF" w:sz="4" w:space="0"/>
      </w:tblBorders>
    </w:tblPr>
    <w:tcPr>
      <w:shd w:val="clear" w:color="auto" w:fill="FEF4EC"/>
    </w:tcPr>
    <w:tblStylePr w:type="firstRow">
      <w:rPr>
        <w:b/>
        <w:bCs/>
      </w:rPr>
      <w:tblPr/>
      <w:tcPr>
        <w:tcBorders>
          <w:top w:val="nil"/>
          <w:left w:val="nil"/>
          <w:bottom w:val="single" w:color="4BACC6" w:sz="24" w:space="0"/>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B65608"/>
      </w:tcPr>
    </w:tblStylePr>
    <w:tblStylePr w:type="firstCol">
      <w:rPr>
        <w:color w:val="FFFFFF"/>
      </w:rPr>
      <w:tblPr/>
      <w:tcPr>
        <w:tcBorders>
          <w:top w:val="nil"/>
          <w:left w:val="nil"/>
          <w:bottom w:val="nil"/>
          <w:right w:val="nil"/>
          <w:insideH w:val="single" w:color="B65608" w:sz="4" w:space="0"/>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Pr/>
    </w:tblStylePr>
    <w:tblStylePr w:type="nwCell">
      <w:rPr>
        <w:color w:val="000000"/>
      </w:rPr>
      <w:tblPr/>
    </w:tblStylePr>
  </w:style>
  <w:style w:type="table" w:styleId="FarbigesRaster">
    <w:name w:val="Colorful Grid"/>
    <w:basedOn w:val="NormaleTabelle"/>
    <w:uiPriority w:val="99"/>
    <w:semiHidden/>
    <w:rsid w:val="00052114"/>
    <w:rPr>
      <w:color w:val="000000"/>
    </w:rPr>
    <w:tblPr>
      <w:tblStyleRowBandSize w:val="1"/>
      <w:tblStyleColBandSize w:val="1"/>
      <w:tblBorders>
        <w:insideH w:val="single" w:color="FFFFFF" w:sz="4" w:space="0"/>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FarbigesRaster-Akzent1">
    <w:name w:val="Colorful Grid Accent 1"/>
    <w:basedOn w:val="NormaleTabelle"/>
    <w:uiPriority w:val="99"/>
    <w:semiHidden/>
    <w:rsid w:val="00052114"/>
    <w:rPr>
      <w:color w:val="000000"/>
    </w:rPr>
    <w:tblPr>
      <w:tblStyleRowBandSize w:val="1"/>
      <w:tblStyleColBandSize w:val="1"/>
      <w:tblBorders>
        <w:insideH w:val="single" w:color="FFFFFF" w:sz="4" w:space="0"/>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FarbigesRaster-Akzent2">
    <w:name w:val="Colorful Grid Accent 2"/>
    <w:basedOn w:val="NormaleTabelle"/>
    <w:uiPriority w:val="99"/>
    <w:semiHidden/>
    <w:rsid w:val="00052114"/>
    <w:rPr>
      <w:color w:val="000000"/>
    </w:rPr>
    <w:tblPr>
      <w:tblStyleRowBandSize w:val="1"/>
      <w:tblStyleColBandSize w:val="1"/>
      <w:tblBorders>
        <w:insideH w:val="single" w:color="FFFFFF" w:sz="4" w:space="0"/>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FarbigesRaster-Akzent3">
    <w:name w:val="Colorful Grid Accent 3"/>
    <w:basedOn w:val="NormaleTabelle"/>
    <w:uiPriority w:val="99"/>
    <w:semiHidden/>
    <w:rsid w:val="00052114"/>
    <w:rPr>
      <w:color w:val="000000"/>
    </w:rPr>
    <w:tblPr>
      <w:tblStyleRowBandSize w:val="1"/>
      <w:tblStyleColBandSize w:val="1"/>
      <w:tblBorders>
        <w:insideH w:val="single" w:color="FFFFFF" w:sz="4" w:space="0"/>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FarbigesRaster-Akzent4">
    <w:name w:val="Colorful Grid Accent 4"/>
    <w:basedOn w:val="NormaleTabelle"/>
    <w:uiPriority w:val="99"/>
    <w:semiHidden/>
    <w:rsid w:val="00052114"/>
    <w:rPr>
      <w:color w:val="000000"/>
    </w:rPr>
    <w:tblPr>
      <w:tblStyleRowBandSize w:val="1"/>
      <w:tblStyleColBandSize w:val="1"/>
      <w:tblBorders>
        <w:insideH w:val="single" w:color="FFFFFF" w:sz="4" w:space="0"/>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FarbigesRaster-Akzent5">
    <w:name w:val="Colorful Grid Accent 5"/>
    <w:basedOn w:val="NormaleTabelle"/>
    <w:uiPriority w:val="99"/>
    <w:semiHidden/>
    <w:rsid w:val="00052114"/>
    <w:rPr>
      <w:color w:val="000000"/>
    </w:rPr>
    <w:tblPr>
      <w:tblStyleRowBandSize w:val="1"/>
      <w:tblStyleColBandSize w:val="1"/>
      <w:tblBorders>
        <w:insideH w:val="single" w:color="FFFFFF" w:sz="4" w:space="0"/>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FarbigesRaster-Akzent6">
    <w:name w:val="Colorful Grid Accent 6"/>
    <w:basedOn w:val="NormaleTabelle"/>
    <w:uiPriority w:val="99"/>
    <w:semiHidden/>
    <w:rsid w:val="00052114"/>
    <w:rPr>
      <w:color w:val="000000"/>
    </w:rPr>
    <w:tblPr>
      <w:tblStyleRowBandSize w:val="1"/>
      <w:tblStyleColBandSize w:val="1"/>
      <w:tblBorders>
        <w:insideH w:val="single" w:color="FFFFFF" w:sz="4" w:space="0"/>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table" w:styleId="HelleListe">
    <w:name w:val="Light List"/>
    <w:basedOn w:val="NormaleTabelle"/>
    <w:uiPriority w:val="99"/>
    <w:semiHidden/>
    <w:rsid w:val="00052114"/>
    <w:tblPr>
      <w:tblStyleRowBandSize w:val="1"/>
      <w:tblStyleColBandSize w:val="1"/>
      <w:tblBorders>
        <w:top w:val="single" w:color="000000" w:sz="8" w:space="0"/>
        <w:left w:val="single" w:color="000000" w:sz="8" w:space="0"/>
        <w:bottom w:val="single" w:color="000000" w:sz="8" w:space="0"/>
        <w:right w:val="single" w:color="000000" w:sz="8" w:space="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color="000000" w:sz="6" w:space="0"/>
          <w:left w:val="single" w:color="000000" w:sz="8" w:space="0"/>
          <w:bottom w:val="single" w:color="000000" w:sz="8" w:space="0"/>
          <w:right w:val="single" w:color="000000" w:sz="8" w:space="0"/>
        </w:tcBorders>
      </w:tcPr>
    </w:tblStylePr>
    <w:tblStylePr w:type="firstCol">
      <w:rPr>
        <w:b/>
        <w:bCs/>
      </w:rPr>
      <w:tblPr/>
    </w:tblStylePr>
    <w:tblStylePr w:type="lastCol">
      <w:rPr>
        <w:b/>
        <w:bCs/>
      </w:rPr>
      <w:tblPr/>
    </w:tblStylePr>
    <w:tblStylePr w:type="band1Vert">
      <w:tblPr/>
      <w:tcPr>
        <w:tcBorders>
          <w:top w:val="single" w:color="000000" w:sz="8" w:space="0"/>
          <w:left w:val="single" w:color="000000" w:sz="8" w:space="0"/>
          <w:bottom w:val="single" w:color="000000" w:sz="8" w:space="0"/>
          <w:right w:val="single" w:color="000000" w:sz="8" w:space="0"/>
        </w:tcBorders>
      </w:tcPr>
    </w:tblStylePr>
    <w:tblStylePr w:type="band1Horz">
      <w:tblPr/>
      <w:tcPr>
        <w:tcBorders>
          <w:top w:val="single" w:color="000000" w:sz="8" w:space="0"/>
          <w:left w:val="single" w:color="000000" w:sz="8" w:space="0"/>
          <w:bottom w:val="single" w:color="000000" w:sz="8" w:space="0"/>
          <w:right w:val="single" w:color="000000" w:sz="8" w:space="0"/>
        </w:tcBorders>
      </w:tcPr>
    </w:tblStylePr>
  </w:style>
  <w:style w:type="table" w:styleId="HelleListe-Akzent1">
    <w:name w:val="Light List Accent 1"/>
    <w:basedOn w:val="NormaleTabelle"/>
    <w:uiPriority w:val="99"/>
    <w:semiHidden/>
    <w:rsid w:val="00052114"/>
    <w:tblPr>
      <w:tblStyleRowBandSize w:val="1"/>
      <w:tblStyleColBandSize w:val="1"/>
      <w:tblBorders>
        <w:top w:val="single" w:color="4F81BD" w:sz="8" w:space="0"/>
        <w:left w:val="single" w:color="4F81BD" w:sz="8" w:space="0"/>
        <w:bottom w:val="single" w:color="4F81BD" w:sz="8" w:space="0"/>
        <w:right w:val="single" w:color="4F81BD" w:sz="8" w:space="0"/>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color="4F81BD" w:sz="6" w:space="0"/>
          <w:left w:val="single" w:color="4F81BD" w:sz="8" w:space="0"/>
          <w:bottom w:val="single" w:color="4F81BD" w:sz="8" w:space="0"/>
          <w:right w:val="single" w:color="4F81BD" w:sz="8" w:space="0"/>
        </w:tcBorders>
      </w:tcPr>
    </w:tblStylePr>
    <w:tblStylePr w:type="firstCol">
      <w:rPr>
        <w:b/>
        <w:bCs/>
      </w:rPr>
      <w:tblPr/>
    </w:tblStylePr>
    <w:tblStylePr w:type="lastCol">
      <w:rPr>
        <w:b/>
        <w:bCs/>
      </w:rPr>
      <w:tblPr/>
    </w:tblStylePr>
    <w:tblStylePr w:type="band1Vert">
      <w:tblPr/>
      <w:tcPr>
        <w:tcBorders>
          <w:top w:val="single" w:color="4F81BD" w:sz="8" w:space="0"/>
          <w:left w:val="single" w:color="4F81BD" w:sz="8" w:space="0"/>
          <w:bottom w:val="single" w:color="4F81BD" w:sz="8" w:space="0"/>
          <w:right w:val="single" w:color="4F81BD" w:sz="8" w:space="0"/>
        </w:tcBorders>
      </w:tcPr>
    </w:tblStylePr>
    <w:tblStylePr w:type="band1Horz">
      <w:tblPr/>
      <w:tcPr>
        <w:tcBorders>
          <w:top w:val="single" w:color="4F81BD" w:sz="8" w:space="0"/>
          <w:left w:val="single" w:color="4F81BD" w:sz="8" w:space="0"/>
          <w:bottom w:val="single" w:color="4F81BD" w:sz="8" w:space="0"/>
          <w:right w:val="single" w:color="4F81BD" w:sz="8" w:space="0"/>
        </w:tcBorders>
      </w:tcPr>
    </w:tblStylePr>
  </w:style>
  <w:style w:type="table" w:styleId="HelleListe-Akzent2">
    <w:name w:val="Light List Accent 2"/>
    <w:basedOn w:val="NormaleTabelle"/>
    <w:uiPriority w:val="99"/>
    <w:semiHidden/>
    <w:rsid w:val="00052114"/>
    <w:tblPr>
      <w:tblStyleRowBandSize w:val="1"/>
      <w:tblStyleColBandSize w:val="1"/>
      <w:tblBorders>
        <w:top w:val="single" w:color="C0504D" w:sz="8" w:space="0"/>
        <w:left w:val="single" w:color="C0504D" w:sz="8" w:space="0"/>
        <w:bottom w:val="single" w:color="C0504D" w:sz="8" w:space="0"/>
        <w:right w:val="single" w:color="C0504D" w:sz="8" w:space="0"/>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color="C0504D" w:sz="6" w:space="0"/>
          <w:left w:val="single" w:color="C0504D" w:sz="8" w:space="0"/>
          <w:bottom w:val="single" w:color="C0504D" w:sz="8" w:space="0"/>
          <w:right w:val="single" w:color="C0504D" w:sz="8" w:space="0"/>
        </w:tcBorders>
      </w:tcPr>
    </w:tblStylePr>
    <w:tblStylePr w:type="firstCol">
      <w:rPr>
        <w:b/>
        <w:bCs/>
      </w:rPr>
      <w:tblPr/>
    </w:tblStylePr>
    <w:tblStylePr w:type="lastCol">
      <w:rPr>
        <w:b/>
        <w:bCs/>
      </w:rPr>
      <w:tblPr/>
    </w:tblStylePr>
    <w:tblStylePr w:type="band1Vert">
      <w:tblPr/>
      <w:tcPr>
        <w:tcBorders>
          <w:top w:val="single" w:color="C0504D" w:sz="8" w:space="0"/>
          <w:left w:val="single" w:color="C0504D" w:sz="8" w:space="0"/>
          <w:bottom w:val="single" w:color="C0504D" w:sz="8" w:space="0"/>
          <w:right w:val="single" w:color="C0504D" w:sz="8" w:space="0"/>
        </w:tcBorders>
      </w:tcPr>
    </w:tblStylePr>
    <w:tblStylePr w:type="band1Horz">
      <w:tblPr/>
      <w:tcPr>
        <w:tcBorders>
          <w:top w:val="single" w:color="C0504D" w:sz="8" w:space="0"/>
          <w:left w:val="single" w:color="C0504D" w:sz="8" w:space="0"/>
          <w:bottom w:val="single" w:color="C0504D" w:sz="8" w:space="0"/>
          <w:right w:val="single" w:color="C0504D" w:sz="8" w:space="0"/>
        </w:tcBorders>
      </w:tcPr>
    </w:tblStylePr>
  </w:style>
  <w:style w:type="table" w:styleId="HelleListe-Akzent3">
    <w:name w:val="Light List Accent 3"/>
    <w:basedOn w:val="NormaleTabelle"/>
    <w:uiPriority w:val="99"/>
    <w:semiHidden/>
    <w:rsid w:val="00052114"/>
    <w:tblPr>
      <w:tblStyleRowBandSize w:val="1"/>
      <w:tblStyleColBandSize w:val="1"/>
      <w:tblBorders>
        <w:top w:val="single" w:color="9BBB59" w:sz="8" w:space="0"/>
        <w:left w:val="single" w:color="9BBB59" w:sz="8" w:space="0"/>
        <w:bottom w:val="single" w:color="9BBB59" w:sz="8" w:space="0"/>
        <w:right w:val="single" w:color="9BBB59" w:sz="8" w:space="0"/>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color="9BBB59" w:sz="6" w:space="0"/>
          <w:left w:val="single" w:color="9BBB59" w:sz="8" w:space="0"/>
          <w:bottom w:val="single" w:color="9BBB59" w:sz="8" w:space="0"/>
          <w:right w:val="single" w:color="9BBB59" w:sz="8" w:space="0"/>
        </w:tcBorders>
      </w:tcPr>
    </w:tblStylePr>
    <w:tblStylePr w:type="firstCol">
      <w:rPr>
        <w:b/>
        <w:bCs/>
      </w:rPr>
      <w:tblPr/>
    </w:tblStylePr>
    <w:tblStylePr w:type="lastCol">
      <w:rPr>
        <w:b/>
        <w:bCs/>
      </w:rPr>
      <w:tblPr/>
    </w:tblStylePr>
    <w:tblStylePr w:type="band1Vert">
      <w:tblPr/>
      <w:tcPr>
        <w:tcBorders>
          <w:top w:val="single" w:color="9BBB59" w:sz="8" w:space="0"/>
          <w:left w:val="single" w:color="9BBB59" w:sz="8" w:space="0"/>
          <w:bottom w:val="single" w:color="9BBB59" w:sz="8" w:space="0"/>
          <w:right w:val="single" w:color="9BBB59" w:sz="8" w:space="0"/>
        </w:tcBorders>
      </w:tcPr>
    </w:tblStylePr>
    <w:tblStylePr w:type="band1Horz">
      <w:tblPr/>
      <w:tcPr>
        <w:tcBorders>
          <w:top w:val="single" w:color="9BBB59" w:sz="8" w:space="0"/>
          <w:left w:val="single" w:color="9BBB59" w:sz="8" w:space="0"/>
          <w:bottom w:val="single" w:color="9BBB59" w:sz="8" w:space="0"/>
          <w:right w:val="single" w:color="9BBB59" w:sz="8" w:space="0"/>
        </w:tcBorders>
      </w:tcPr>
    </w:tblStylePr>
  </w:style>
  <w:style w:type="table" w:styleId="HelleListe-Akzent4">
    <w:name w:val="Light List Accent 4"/>
    <w:basedOn w:val="NormaleTabelle"/>
    <w:uiPriority w:val="99"/>
    <w:semiHidden/>
    <w:rsid w:val="00052114"/>
    <w:tblPr>
      <w:tblStyleRowBandSize w:val="1"/>
      <w:tblStyleColBandSize w:val="1"/>
      <w:tblBorders>
        <w:top w:val="single" w:color="8064A2" w:sz="8" w:space="0"/>
        <w:left w:val="single" w:color="8064A2" w:sz="8" w:space="0"/>
        <w:bottom w:val="single" w:color="8064A2" w:sz="8" w:space="0"/>
        <w:right w:val="single" w:color="8064A2" w:sz="8" w:space="0"/>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color="8064A2" w:sz="6" w:space="0"/>
          <w:left w:val="single" w:color="8064A2" w:sz="8" w:space="0"/>
          <w:bottom w:val="single" w:color="8064A2" w:sz="8" w:space="0"/>
          <w:right w:val="single" w:color="8064A2" w:sz="8" w:space="0"/>
        </w:tcBorders>
      </w:tcPr>
    </w:tblStylePr>
    <w:tblStylePr w:type="firstCol">
      <w:rPr>
        <w:b/>
        <w:bCs/>
      </w:rPr>
      <w:tblPr/>
    </w:tblStylePr>
    <w:tblStylePr w:type="lastCol">
      <w:rPr>
        <w:b/>
        <w:bCs/>
      </w:rPr>
      <w:tblPr/>
    </w:tblStylePr>
    <w:tblStylePr w:type="band1Vert">
      <w:tblPr/>
      <w:tcPr>
        <w:tcBorders>
          <w:top w:val="single" w:color="8064A2" w:sz="8" w:space="0"/>
          <w:left w:val="single" w:color="8064A2" w:sz="8" w:space="0"/>
          <w:bottom w:val="single" w:color="8064A2" w:sz="8" w:space="0"/>
          <w:right w:val="single" w:color="8064A2" w:sz="8" w:space="0"/>
        </w:tcBorders>
      </w:tcPr>
    </w:tblStylePr>
    <w:tblStylePr w:type="band1Horz">
      <w:tblPr/>
      <w:tcPr>
        <w:tcBorders>
          <w:top w:val="single" w:color="8064A2" w:sz="8" w:space="0"/>
          <w:left w:val="single" w:color="8064A2" w:sz="8" w:space="0"/>
          <w:bottom w:val="single" w:color="8064A2" w:sz="8" w:space="0"/>
          <w:right w:val="single" w:color="8064A2" w:sz="8" w:space="0"/>
        </w:tcBorders>
      </w:tcPr>
    </w:tblStylePr>
  </w:style>
  <w:style w:type="table" w:styleId="HelleListe-Akzent5">
    <w:name w:val="Light List Accent 5"/>
    <w:basedOn w:val="NormaleTabelle"/>
    <w:uiPriority w:val="99"/>
    <w:semiHidden/>
    <w:rsid w:val="00052114"/>
    <w:tblPr>
      <w:tblStyleRowBandSize w:val="1"/>
      <w:tblStyleColBandSize w:val="1"/>
      <w:tblBorders>
        <w:top w:val="single" w:color="4BACC6" w:sz="8" w:space="0"/>
        <w:left w:val="single" w:color="4BACC6" w:sz="8" w:space="0"/>
        <w:bottom w:val="single" w:color="4BACC6" w:sz="8" w:space="0"/>
        <w:right w:val="single" w:color="4BACC6" w:sz="8" w:space="0"/>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color="4BACC6" w:sz="6" w:space="0"/>
          <w:left w:val="single" w:color="4BACC6" w:sz="8" w:space="0"/>
          <w:bottom w:val="single" w:color="4BACC6" w:sz="8" w:space="0"/>
          <w:right w:val="single" w:color="4BACC6" w:sz="8" w:space="0"/>
        </w:tcBorders>
      </w:tcPr>
    </w:tblStylePr>
    <w:tblStylePr w:type="firstCol">
      <w:rPr>
        <w:b/>
        <w:bCs/>
      </w:rPr>
      <w:tblPr/>
    </w:tblStylePr>
    <w:tblStylePr w:type="lastCol">
      <w:rPr>
        <w:b/>
        <w:bCs/>
      </w:rPr>
      <w:tblPr/>
    </w:tblStylePr>
    <w:tblStylePr w:type="band1Vert">
      <w:tblPr/>
      <w:tcPr>
        <w:tcBorders>
          <w:top w:val="single" w:color="4BACC6" w:sz="8" w:space="0"/>
          <w:left w:val="single" w:color="4BACC6" w:sz="8" w:space="0"/>
          <w:bottom w:val="single" w:color="4BACC6" w:sz="8" w:space="0"/>
          <w:right w:val="single" w:color="4BACC6" w:sz="8" w:space="0"/>
        </w:tcBorders>
      </w:tcPr>
    </w:tblStylePr>
    <w:tblStylePr w:type="band1Horz">
      <w:tblPr/>
      <w:tcPr>
        <w:tcBorders>
          <w:top w:val="single" w:color="4BACC6" w:sz="8" w:space="0"/>
          <w:left w:val="single" w:color="4BACC6" w:sz="8" w:space="0"/>
          <w:bottom w:val="single" w:color="4BACC6" w:sz="8" w:space="0"/>
          <w:right w:val="single" w:color="4BACC6" w:sz="8" w:space="0"/>
        </w:tcBorders>
      </w:tcPr>
    </w:tblStylePr>
  </w:style>
  <w:style w:type="table" w:styleId="HelleListe-Akzent6">
    <w:name w:val="Light List Accent 6"/>
    <w:basedOn w:val="NormaleTabelle"/>
    <w:uiPriority w:val="99"/>
    <w:semiHidden/>
    <w:rsid w:val="00052114"/>
    <w:tblPr>
      <w:tblStyleRowBandSize w:val="1"/>
      <w:tblStyleColBandSize w:val="1"/>
      <w:tblBorders>
        <w:top w:val="single" w:color="F79646" w:sz="8" w:space="0"/>
        <w:left w:val="single" w:color="F79646" w:sz="8" w:space="0"/>
        <w:bottom w:val="single" w:color="F79646" w:sz="8" w:space="0"/>
        <w:right w:val="single" w:color="F79646" w:sz="8" w:space="0"/>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color="F79646" w:sz="6" w:space="0"/>
          <w:left w:val="single" w:color="F79646" w:sz="8" w:space="0"/>
          <w:bottom w:val="single" w:color="F79646" w:sz="8" w:space="0"/>
          <w:right w:val="single" w:color="F79646" w:sz="8" w:space="0"/>
        </w:tcBorders>
      </w:tcPr>
    </w:tblStylePr>
    <w:tblStylePr w:type="firstCol">
      <w:rPr>
        <w:b/>
        <w:bCs/>
      </w:rPr>
      <w:tblPr/>
    </w:tblStylePr>
    <w:tblStylePr w:type="lastCol">
      <w:rPr>
        <w:b/>
        <w:bCs/>
      </w:rPr>
      <w:tblPr/>
    </w:tblStylePr>
    <w:tblStylePr w:type="band1Vert">
      <w:tblPr/>
      <w:tcPr>
        <w:tcBorders>
          <w:top w:val="single" w:color="F79646" w:sz="8" w:space="0"/>
          <w:left w:val="single" w:color="F79646" w:sz="8" w:space="0"/>
          <w:bottom w:val="single" w:color="F79646" w:sz="8" w:space="0"/>
          <w:right w:val="single" w:color="F79646" w:sz="8" w:space="0"/>
        </w:tcBorders>
      </w:tcPr>
    </w:tblStylePr>
    <w:tblStylePr w:type="band1Horz">
      <w:tblPr/>
      <w:tcPr>
        <w:tcBorders>
          <w:top w:val="single" w:color="F79646" w:sz="8" w:space="0"/>
          <w:left w:val="single" w:color="F79646" w:sz="8" w:space="0"/>
          <w:bottom w:val="single" w:color="F79646" w:sz="8" w:space="0"/>
          <w:right w:val="single" w:color="F79646" w:sz="8" w:space="0"/>
        </w:tcBorders>
      </w:tcPr>
    </w:tblStylePr>
  </w:style>
  <w:style w:type="table" w:styleId="HelleSchattierung">
    <w:name w:val="Light Shading"/>
    <w:basedOn w:val="NormaleTabelle"/>
    <w:uiPriority w:val="99"/>
    <w:semiHidden/>
    <w:rsid w:val="00052114"/>
    <w:rPr>
      <w:color w:val="000000"/>
    </w:rPr>
    <w:tblPr>
      <w:tblStyleRowBandSize w:val="1"/>
      <w:tblStyleColBandSize w:val="1"/>
      <w:tblBorders>
        <w:top w:val="single" w:color="000000" w:sz="8" w:space="0"/>
        <w:bottom w:val="single" w:color="000000" w:sz="8" w:space="0"/>
      </w:tblBorders>
    </w:tblPr>
    <w:tblStylePr w:type="firstRow">
      <w:pPr>
        <w:spacing w:before="0" w:after="0" w:line="240" w:lineRule="auto"/>
      </w:pPr>
      <w:rPr>
        <w:b/>
        <w:bCs/>
      </w:rPr>
      <w:tblPr/>
      <w:tcPr>
        <w:tcBorders>
          <w:top w:val="single" w:color="000000" w:sz="8" w:space="0"/>
          <w:left w:val="nil"/>
          <w:bottom w:val="single" w:color="000000" w:sz="8" w:space="0"/>
          <w:right w:val="nil"/>
          <w:insideH w:val="nil"/>
          <w:insideV w:val="nil"/>
        </w:tcBorders>
      </w:tcPr>
    </w:tblStylePr>
    <w:tblStylePr w:type="lastRow">
      <w:pPr>
        <w:spacing w:before="0" w:after="0" w:line="240" w:lineRule="auto"/>
      </w:pPr>
      <w:rPr>
        <w:b/>
        <w:bCs/>
      </w:rPr>
      <w:tblPr/>
      <w:tcPr>
        <w:tcBorders>
          <w:top w:val="single" w:color="000000" w:sz="8" w:space="0"/>
          <w:left w:val="nil"/>
          <w:bottom w:val="single" w:color="000000"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HelleSchattierung-Akzent1">
    <w:name w:val="Light Shading Accent 1"/>
    <w:basedOn w:val="NormaleTabelle"/>
    <w:uiPriority w:val="99"/>
    <w:semiHidden/>
    <w:rsid w:val="00052114"/>
    <w:rPr>
      <w:color w:val="365F91"/>
    </w:rPr>
    <w:tblPr>
      <w:tblStyleRowBandSize w:val="1"/>
      <w:tblStyleColBandSize w:val="1"/>
      <w:tblBorders>
        <w:top w:val="single" w:color="4F81BD" w:sz="8" w:space="0"/>
        <w:bottom w:val="single" w:color="4F81BD" w:sz="8" w:space="0"/>
      </w:tblBorders>
    </w:tblPr>
    <w:tblStylePr w:type="firstRow">
      <w:pPr>
        <w:spacing w:before="0" w:after="0" w:line="240" w:lineRule="auto"/>
      </w:pPr>
      <w:rPr>
        <w:b/>
        <w:bCs/>
      </w:rPr>
      <w:tblPr/>
      <w:tcPr>
        <w:tcBorders>
          <w:top w:val="single" w:color="4F81BD" w:sz="8" w:space="0"/>
          <w:left w:val="nil"/>
          <w:bottom w:val="single" w:color="4F81BD" w:sz="8" w:space="0"/>
          <w:right w:val="nil"/>
          <w:insideH w:val="nil"/>
          <w:insideV w:val="nil"/>
        </w:tcBorders>
      </w:tcPr>
    </w:tblStylePr>
    <w:tblStylePr w:type="lastRow">
      <w:pPr>
        <w:spacing w:before="0" w:after="0" w:line="240" w:lineRule="auto"/>
      </w:pPr>
      <w:rPr>
        <w:b/>
        <w:bCs/>
      </w:rPr>
      <w:tblPr/>
      <w:tcPr>
        <w:tcBorders>
          <w:top w:val="single" w:color="4F81BD" w:sz="8" w:space="0"/>
          <w:left w:val="nil"/>
          <w:bottom w:val="single" w:color="4F81BD"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HelleSchattierung-Akzent2">
    <w:name w:val="Light Shading Accent 2"/>
    <w:basedOn w:val="NormaleTabelle"/>
    <w:uiPriority w:val="99"/>
    <w:semiHidden/>
    <w:rsid w:val="00052114"/>
    <w:rPr>
      <w:color w:val="943634"/>
    </w:rPr>
    <w:tblPr>
      <w:tblStyleRowBandSize w:val="1"/>
      <w:tblStyleColBandSize w:val="1"/>
      <w:tblBorders>
        <w:top w:val="single" w:color="C0504D" w:sz="8" w:space="0"/>
        <w:bottom w:val="single" w:color="C0504D" w:sz="8" w:space="0"/>
      </w:tblBorders>
    </w:tblPr>
    <w:tblStylePr w:type="firstRow">
      <w:pPr>
        <w:spacing w:before="0" w:after="0" w:line="240" w:lineRule="auto"/>
      </w:pPr>
      <w:rPr>
        <w:b/>
        <w:bCs/>
      </w:rPr>
      <w:tblPr/>
      <w:tcPr>
        <w:tcBorders>
          <w:top w:val="single" w:color="C0504D" w:sz="8" w:space="0"/>
          <w:left w:val="nil"/>
          <w:bottom w:val="single" w:color="C0504D" w:sz="8" w:space="0"/>
          <w:right w:val="nil"/>
          <w:insideH w:val="nil"/>
          <w:insideV w:val="nil"/>
        </w:tcBorders>
      </w:tcPr>
    </w:tblStylePr>
    <w:tblStylePr w:type="lastRow">
      <w:pPr>
        <w:spacing w:before="0" w:after="0" w:line="240" w:lineRule="auto"/>
      </w:pPr>
      <w:rPr>
        <w:b/>
        <w:bCs/>
      </w:rPr>
      <w:tblPr/>
      <w:tcPr>
        <w:tcBorders>
          <w:top w:val="single" w:color="C0504D" w:sz="8" w:space="0"/>
          <w:left w:val="nil"/>
          <w:bottom w:val="single" w:color="C0504D"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styleId="HelleSchattierung-Akzent3">
    <w:name w:val="Light Shading Accent 3"/>
    <w:basedOn w:val="NormaleTabelle"/>
    <w:uiPriority w:val="99"/>
    <w:semiHidden/>
    <w:rsid w:val="00052114"/>
    <w:rPr>
      <w:color w:val="76923C"/>
    </w:rPr>
    <w:tblPr>
      <w:tblStyleRowBandSize w:val="1"/>
      <w:tblStyleColBandSize w:val="1"/>
      <w:tblBorders>
        <w:top w:val="single" w:color="9BBB59" w:sz="8" w:space="0"/>
        <w:bottom w:val="single" w:color="9BBB59" w:sz="8" w:space="0"/>
      </w:tblBorders>
    </w:tblPr>
    <w:tblStylePr w:type="firstRow">
      <w:pPr>
        <w:spacing w:before="0" w:after="0" w:line="240" w:lineRule="auto"/>
      </w:pPr>
      <w:rPr>
        <w:b/>
        <w:bCs/>
      </w:rPr>
      <w:tblPr/>
      <w:tcPr>
        <w:tcBorders>
          <w:top w:val="single" w:color="9BBB59" w:sz="8" w:space="0"/>
          <w:left w:val="nil"/>
          <w:bottom w:val="single" w:color="9BBB59" w:sz="8" w:space="0"/>
          <w:right w:val="nil"/>
          <w:insideH w:val="nil"/>
          <w:insideV w:val="nil"/>
        </w:tcBorders>
      </w:tcPr>
    </w:tblStylePr>
    <w:tblStylePr w:type="lastRow">
      <w:pPr>
        <w:spacing w:before="0" w:after="0" w:line="240" w:lineRule="auto"/>
      </w:pPr>
      <w:rPr>
        <w:b/>
        <w:bCs/>
      </w:rPr>
      <w:tblPr/>
      <w:tcPr>
        <w:tcBorders>
          <w:top w:val="single" w:color="9BBB59" w:sz="8" w:space="0"/>
          <w:left w:val="nil"/>
          <w:bottom w:val="single" w:color="9BBB59"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styleId="HelleSchattierung-Akzent4">
    <w:name w:val="Light Shading Accent 4"/>
    <w:basedOn w:val="NormaleTabelle"/>
    <w:uiPriority w:val="99"/>
    <w:semiHidden/>
    <w:rsid w:val="00052114"/>
    <w:rPr>
      <w:color w:val="5F497A"/>
    </w:rPr>
    <w:tblPr>
      <w:tblStyleRowBandSize w:val="1"/>
      <w:tblStyleColBandSize w:val="1"/>
      <w:tblBorders>
        <w:top w:val="single" w:color="8064A2" w:sz="8" w:space="0"/>
        <w:bottom w:val="single" w:color="8064A2" w:sz="8" w:space="0"/>
      </w:tblBorders>
    </w:tblPr>
    <w:tblStylePr w:type="firstRow">
      <w:pPr>
        <w:spacing w:before="0" w:after="0" w:line="240" w:lineRule="auto"/>
      </w:pPr>
      <w:rPr>
        <w:b/>
        <w:bCs/>
      </w:rPr>
      <w:tblPr/>
      <w:tcPr>
        <w:tcBorders>
          <w:top w:val="single" w:color="8064A2" w:sz="8" w:space="0"/>
          <w:left w:val="nil"/>
          <w:bottom w:val="single" w:color="8064A2" w:sz="8" w:space="0"/>
          <w:right w:val="nil"/>
          <w:insideH w:val="nil"/>
          <w:insideV w:val="nil"/>
        </w:tcBorders>
      </w:tcPr>
    </w:tblStylePr>
    <w:tblStylePr w:type="lastRow">
      <w:pPr>
        <w:spacing w:before="0" w:after="0" w:line="240" w:lineRule="auto"/>
      </w:pPr>
      <w:rPr>
        <w:b/>
        <w:bCs/>
      </w:rPr>
      <w:tblPr/>
      <w:tcPr>
        <w:tcBorders>
          <w:top w:val="single" w:color="8064A2" w:sz="8" w:space="0"/>
          <w:left w:val="nil"/>
          <w:bottom w:val="single" w:color="8064A2"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styleId="HelleSchattierung-Akzent5">
    <w:name w:val="Light Shading Accent 5"/>
    <w:basedOn w:val="NormaleTabelle"/>
    <w:uiPriority w:val="99"/>
    <w:semiHidden/>
    <w:rsid w:val="00052114"/>
    <w:rPr>
      <w:color w:val="31849B"/>
    </w:rPr>
    <w:tblPr>
      <w:tblStyleRowBandSize w:val="1"/>
      <w:tblStyleColBandSize w:val="1"/>
      <w:tblBorders>
        <w:top w:val="single" w:color="4BACC6" w:sz="8" w:space="0"/>
        <w:bottom w:val="single" w:color="4BACC6" w:sz="8" w:space="0"/>
      </w:tblBorders>
    </w:tblPr>
    <w:tblStylePr w:type="firstRow">
      <w:pPr>
        <w:spacing w:before="0" w:after="0" w:line="240" w:lineRule="auto"/>
      </w:pPr>
      <w:rPr>
        <w:b/>
        <w:bCs/>
      </w:rPr>
      <w:tblPr/>
      <w:tcPr>
        <w:tcBorders>
          <w:top w:val="single" w:color="4BACC6" w:sz="8" w:space="0"/>
          <w:left w:val="nil"/>
          <w:bottom w:val="single" w:color="4BACC6" w:sz="8" w:space="0"/>
          <w:right w:val="nil"/>
          <w:insideH w:val="nil"/>
          <w:insideV w:val="nil"/>
        </w:tcBorders>
      </w:tcPr>
    </w:tblStylePr>
    <w:tblStylePr w:type="lastRow">
      <w:pPr>
        <w:spacing w:before="0" w:after="0" w:line="240" w:lineRule="auto"/>
      </w:pPr>
      <w:rPr>
        <w:b/>
        <w:bCs/>
      </w:rPr>
      <w:tblPr/>
      <w:tcPr>
        <w:tcBorders>
          <w:top w:val="single" w:color="4BACC6" w:sz="8" w:space="0"/>
          <w:left w:val="nil"/>
          <w:bottom w:val="single" w:color="4BACC6"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styleId="HelleSchattierung-Akzent6">
    <w:name w:val="Light Shading Accent 6"/>
    <w:basedOn w:val="NormaleTabelle"/>
    <w:uiPriority w:val="99"/>
    <w:semiHidden/>
    <w:rsid w:val="00052114"/>
    <w:rPr>
      <w:color w:val="E36C0A"/>
    </w:rPr>
    <w:tblPr>
      <w:tblStyleRowBandSize w:val="1"/>
      <w:tblStyleColBandSize w:val="1"/>
      <w:tblBorders>
        <w:top w:val="single" w:color="F79646" w:sz="8" w:space="0"/>
        <w:bottom w:val="single" w:color="F79646" w:sz="8" w:space="0"/>
      </w:tblBorders>
    </w:tblPr>
    <w:tblStylePr w:type="firstRow">
      <w:pPr>
        <w:spacing w:before="0" w:after="0" w:line="240" w:lineRule="auto"/>
      </w:pPr>
      <w:rPr>
        <w:b/>
        <w:bCs/>
      </w:rPr>
      <w:tblPr/>
      <w:tcPr>
        <w:tcBorders>
          <w:top w:val="single" w:color="F79646" w:sz="8" w:space="0"/>
          <w:left w:val="nil"/>
          <w:bottom w:val="single" w:color="F79646" w:sz="8" w:space="0"/>
          <w:right w:val="nil"/>
          <w:insideH w:val="nil"/>
          <w:insideV w:val="nil"/>
        </w:tcBorders>
      </w:tcPr>
    </w:tblStylePr>
    <w:tblStylePr w:type="lastRow">
      <w:pPr>
        <w:spacing w:before="0" w:after="0" w:line="240" w:lineRule="auto"/>
      </w:pPr>
      <w:rPr>
        <w:b/>
        <w:bCs/>
      </w:rPr>
      <w:tblPr/>
      <w:tcPr>
        <w:tcBorders>
          <w:top w:val="single" w:color="F79646" w:sz="8" w:space="0"/>
          <w:left w:val="nil"/>
          <w:bottom w:val="single" w:color="F79646"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FDE4D0"/>
      </w:tcPr>
    </w:tblStylePr>
    <w:tblStylePr w:type="band1Horz">
      <w:tblPr/>
      <w:tcPr>
        <w:tcBorders>
          <w:left w:val="nil"/>
          <w:right w:val="nil"/>
          <w:insideH w:val="nil"/>
          <w:insideV w:val="nil"/>
        </w:tcBorders>
        <w:shd w:val="clear" w:color="auto" w:fill="FDE4D0"/>
      </w:tcPr>
    </w:tblStylePr>
  </w:style>
  <w:style w:type="table" w:styleId="HellesRaster">
    <w:name w:val="Light Grid"/>
    <w:basedOn w:val="NormaleTabelle"/>
    <w:uiPriority w:val="99"/>
    <w:semiHidden/>
    <w:rsid w:val="00052114"/>
    <w:tblPr>
      <w:tblStyleRowBandSize w:val="1"/>
      <w:tblStyleColBandSize w:val="1"/>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blStylePr w:type="firstRow">
      <w:pPr>
        <w:spacing w:before="0" w:after="0" w:line="240" w:lineRule="auto"/>
      </w:pPr>
      <w:rPr>
        <w:b/>
        <w:bCs/>
      </w:rPr>
      <w:tblPr/>
      <w:tcPr>
        <w:tcBorders>
          <w:top w:val="single" w:color="000000" w:sz="8" w:space="0"/>
          <w:left w:val="single" w:color="000000" w:sz="8" w:space="0"/>
          <w:bottom w:val="single" w:color="000000" w:sz="18" w:space="0"/>
          <w:right w:val="single" w:color="000000" w:sz="8" w:space="0"/>
          <w:insideH w:val="nil"/>
          <w:insideV w:val="single" w:color="000000" w:sz="8" w:space="0"/>
        </w:tcBorders>
      </w:tcPr>
    </w:tblStylePr>
    <w:tblStylePr w:type="lastRow">
      <w:pPr>
        <w:spacing w:before="0" w:after="0" w:line="240" w:lineRule="auto"/>
      </w:pPr>
      <w:rPr>
        <w:b/>
        <w:bCs/>
      </w:rPr>
      <w:tblPr/>
      <w:tcPr>
        <w:tcBorders>
          <w:top w:val="double" w:color="000000" w:sz="6" w:space="0"/>
          <w:left w:val="single" w:color="000000" w:sz="8" w:space="0"/>
          <w:bottom w:val="single" w:color="000000" w:sz="8" w:space="0"/>
          <w:right w:val="single" w:color="000000" w:sz="8" w:space="0"/>
          <w:insideH w:val="nil"/>
          <w:insideV w:val="single" w:color="000000" w:sz="8" w:space="0"/>
        </w:tcBorders>
      </w:tcPr>
    </w:tblStylePr>
    <w:tblStylePr w:type="firstCol">
      <w:rPr>
        <w:b/>
        <w:bCs/>
      </w:rPr>
      <w:tblPr/>
    </w:tblStylePr>
    <w:tblStylePr w:type="lastCol">
      <w:rPr>
        <w:b/>
        <w:bCs/>
      </w:rPr>
      <w:tblPr/>
      <w:tcPr>
        <w:tcBorders>
          <w:top w:val="single" w:color="000000" w:sz="8" w:space="0"/>
          <w:left w:val="single" w:color="000000" w:sz="8" w:space="0"/>
          <w:bottom w:val="single" w:color="000000" w:sz="8" w:space="0"/>
          <w:right w:val="single" w:color="000000" w:sz="8" w:space="0"/>
        </w:tcBorders>
      </w:tcPr>
    </w:tblStylePr>
    <w:tblStylePr w:type="band1Vert">
      <w:tblPr/>
      <w:tcPr>
        <w:tcBorders>
          <w:top w:val="single" w:color="000000" w:sz="8" w:space="0"/>
          <w:left w:val="single" w:color="000000" w:sz="8" w:space="0"/>
          <w:bottom w:val="single" w:color="000000" w:sz="8" w:space="0"/>
          <w:right w:val="single" w:color="000000" w:sz="8" w:space="0"/>
        </w:tcBorders>
        <w:shd w:val="clear" w:color="auto" w:fill="C0C0C0"/>
      </w:tcPr>
    </w:tblStylePr>
    <w:tblStylePr w:type="band1Horz">
      <w:tblPr/>
      <w:tcPr>
        <w:tcBorders>
          <w:top w:val="single" w:color="000000" w:sz="8" w:space="0"/>
          <w:left w:val="single" w:color="000000" w:sz="8" w:space="0"/>
          <w:bottom w:val="single" w:color="000000" w:sz="8" w:space="0"/>
          <w:right w:val="single" w:color="000000" w:sz="8" w:space="0"/>
          <w:insideV w:val="single" w:color="000000" w:sz="8" w:space="0"/>
        </w:tcBorders>
        <w:shd w:val="clear" w:color="auto" w:fill="C0C0C0"/>
      </w:tcPr>
    </w:tblStylePr>
    <w:tblStylePr w:type="band2Horz">
      <w:tblPr/>
      <w:tcPr>
        <w:tcBorders>
          <w:top w:val="single" w:color="000000" w:sz="8" w:space="0"/>
          <w:left w:val="single" w:color="000000" w:sz="8" w:space="0"/>
          <w:bottom w:val="single" w:color="000000" w:sz="8" w:space="0"/>
          <w:right w:val="single" w:color="000000" w:sz="8" w:space="0"/>
          <w:insideV w:val="single" w:color="000000" w:sz="8" w:space="0"/>
        </w:tcBorders>
      </w:tcPr>
    </w:tblStylePr>
  </w:style>
  <w:style w:type="table" w:styleId="HellesRaster-Akzent1">
    <w:name w:val="Light Grid Accent 1"/>
    <w:basedOn w:val="NormaleTabelle"/>
    <w:uiPriority w:val="99"/>
    <w:semiHidden/>
    <w:rsid w:val="00052114"/>
    <w:tblPr>
      <w:tblStyleRowBandSize w:val="1"/>
      <w:tblStyleColBandSize w:val="1"/>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blStylePr w:type="firstRow">
      <w:pPr>
        <w:spacing w:before="0" w:after="0" w:line="240" w:lineRule="auto"/>
      </w:pPr>
      <w:rPr>
        <w:b/>
        <w:bCs/>
      </w:rPr>
      <w:tblPr/>
      <w:tcPr>
        <w:tcBorders>
          <w:top w:val="single" w:color="4F81BD" w:sz="8" w:space="0"/>
          <w:left w:val="single" w:color="4F81BD" w:sz="8" w:space="0"/>
          <w:bottom w:val="single" w:color="4F81BD" w:sz="18" w:space="0"/>
          <w:right w:val="single" w:color="4F81BD" w:sz="8" w:space="0"/>
          <w:insideH w:val="nil"/>
          <w:insideV w:val="single" w:color="4F81BD" w:sz="8" w:space="0"/>
        </w:tcBorders>
      </w:tcPr>
    </w:tblStylePr>
    <w:tblStylePr w:type="lastRow">
      <w:pPr>
        <w:spacing w:before="0" w:after="0" w:line="240" w:lineRule="auto"/>
      </w:pPr>
      <w:rPr>
        <w:b/>
        <w:bCs/>
      </w:rPr>
      <w:tblPr/>
      <w:tcPr>
        <w:tcBorders>
          <w:top w:val="double" w:color="4F81BD" w:sz="6" w:space="0"/>
          <w:left w:val="single" w:color="4F81BD" w:sz="8" w:space="0"/>
          <w:bottom w:val="single" w:color="4F81BD" w:sz="8" w:space="0"/>
          <w:right w:val="single" w:color="4F81BD" w:sz="8" w:space="0"/>
          <w:insideH w:val="nil"/>
          <w:insideV w:val="single" w:color="4F81BD" w:sz="8" w:space="0"/>
        </w:tcBorders>
      </w:tcPr>
    </w:tblStylePr>
    <w:tblStylePr w:type="firstCol">
      <w:rPr>
        <w:b/>
        <w:bCs/>
      </w:rPr>
      <w:tblPr/>
    </w:tblStylePr>
    <w:tblStylePr w:type="lastCol">
      <w:rPr>
        <w:b/>
        <w:bCs/>
      </w:rPr>
      <w:tblPr/>
      <w:tcPr>
        <w:tcBorders>
          <w:top w:val="single" w:color="4F81BD" w:sz="8" w:space="0"/>
          <w:left w:val="single" w:color="4F81BD" w:sz="8" w:space="0"/>
          <w:bottom w:val="single" w:color="4F81BD" w:sz="8" w:space="0"/>
          <w:right w:val="single" w:color="4F81BD" w:sz="8" w:space="0"/>
        </w:tcBorders>
      </w:tcPr>
    </w:tblStylePr>
    <w:tblStylePr w:type="band1Vert">
      <w:tblPr/>
      <w:tcPr>
        <w:tcBorders>
          <w:top w:val="single" w:color="4F81BD" w:sz="8" w:space="0"/>
          <w:left w:val="single" w:color="4F81BD" w:sz="8" w:space="0"/>
          <w:bottom w:val="single" w:color="4F81BD" w:sz="8" w:space="0"/>
          <w:right w:val="single" w:color="4F81BD" w:sz="8" w:space="0"/>
        </w:tcBorders>
        <w:shd w:val="clear" w:color="auto" w:fill="D3DFEE"/>
      </w:tcPr>
    </w:tblStylePr>
    <w:tblStylePr w:type="band1Horz">
      <w:tblPr/>
      <w:tcPr>
        <w:tcBorders>
          <w:top w:val="single" w:color="4F81BD" w:sz="8" w:space="0"/>
          <w:left w:val="single" w:color="4F81BD" w:sz="8" w:space="0"/>
          <w:bottom w:val="single" w:color="4F81BD" w:sz="8" w:space="0"/>
          <w:right w:val="single" w:color="4F81BD" w:sz="8" w:space="0"/>
          <w:insideV w:val="single" w:color="4F81BD" w:sz="8" w:space="0"/>
        </w:tcBorders>
        <w:shd w:val="clear" w:color="auto" w:fill="D3DFEE"/>
      </w:tcPr>
    </w:tblStylePr>
    <w:tblStylePr w:type="band2Horz">
      <w:tblPr/>
      <w:tcPr>
        <w:tcBorders>
          <w:top w:val="single" w:color="4F81BD" w:sz="8" w:space="0"/>
          <w:left w:val="single" w:color="4F81BD" w:sz="8" w:space="0"/>
          <w:bottom w:val="single" w:color="4F81BD" w:sz="8" w:space="0"/>
          <w:right w:val="single" w:color="4F81BD" w:sz="8" w:space="0"/>
          <w:insideV w:val="single" w:color="4F81BD" w:sz="8" w:space="0"/>
        </w:tcBorders>
      </w:tcPr>
    </w:tblStylePr>
  </w:style>
  <w:style w:type="table" w:styleId="HellesRaster-Akzent2">
    <w:name w:val="Light Grid Accent 2"/>
    <w:basedOn w:val="NormaleTabelle"/>
    <w:uiPriority w:val="99"/>
    <w:semiHidden/>
    <w:rsid w:val="00052114"/>
    <w:tblPr>
      <w:tblStyleRowBandSize w:val="1"/>
      <w:tblStyleColBandSize w:val="1"/>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blStylePr w:type="firstRow">
      <w:pPr>
        <w:spacing w:before="0" w:after="0" w:line="240" w:lineRule="auto"/>
      </w:pPr>
      <w:rPr>
        <w:b/>
        <w:bCs/>
      </w:rPr>
      <w:tblPr/>
      <w:tcPr>
        <w:tcBorders>
          <w:top w:val="single" w:color="C0504D" w:sz="8" w:space="0"/>
          <w:left w:val="single" w:color="C0504D" w:sz="8" w:space="0"/>
          <w:bottom w:val="single" w:color="C0504D" w:sz="18" w:space="0"/>
          <w:right w:val="single" w:color="C0504D" w:sz="8" w:space="0"/>
          <w:insideH w:val="nil"/>
          <w:insideV w:val="single" w:color="C0504D" w:sz="8" w:space="0"/>
        </w:tcBorders>
      </w:tcPr>
    </w:tblStylePr>
    <w:tblStylePr w:type="lastRow">
      <w:pPr>
        <w:spacing w:before="0" w:after="0" w:line="240" w:lineRule="auto"/>
      </w:pPr>
      <w:rPr>
        <w:b/>
        <w:bCs/>
      </w:rPr>
      <w:tblPr/>
      <w:tcPr>
        <w:tcBorders>
          <w:top w:val="double" w:color="C0504D" w:sz="6" w:space="0"/>
          <w:left w:val="single" w:color="C0504D" w:sz="8" w:space="0"/>
          <w:bottom w:val="single" w:color="C0504D" w:sz="8" w:space="0"/>
          <w:right w:val="single" w:color="C0504D" w:sz="8" w:space="0"/>
          <w:insideH w:val="nil"/>
          <w:insideV w:val="single" w:color="C0504D" w:sz="8" w:space="0"/>
        </w:tcBorders>
      </w:tcPr>
    </w:tblStylePr>
    <w:tblStylePr w:type="firstCol">
      <w:rPr>
        <w:b/>
        <w:bCs/>
      </w:rPr>
      <w:tblPr/>
    </w:tblStylePr>
    <w:tblStylePr w:type="lastCol">
      <w:rPr>
        <w:b/>
        <w:bCs/>
      </w:rPr>
      <w:tblPr/>
      <w:tcPr>
        <w:tcBorders>
          <w:top w:val="single" w:color="C0504D" w:sz="8" w:space="0"/>
          <w:left w:val="single" w:color="C0504D" w:sz="8" w:space="0"/>
          <w:bottom w:val="single" w:color="C0504D" w:sz="8" w:space="0"/>
          <w:right w:val="single" w:color="C0504D" w:sz="8" w:space="0"/>
        </w:tcBorders>
      </w:tcPr>
    </w:tblStylePr>
    <w:tblStylePr w:type="band1Vert">
      <w:tblPr/>
      <w:tcPr>
        <w:tcBorders>
          <w:top w:val="single" w:color="C0504D" w:sz="8" w:space="0"/>
          <w:left w:val="single" w:color="C0504D" w:sz="8" w:space="0"/>
          <w:bottom w:val="single" w:color="C0504D" w:sz="8" w:space="0"/>
          <w:right w:val="single" w:color="C0504D" w:sz="8" w:space="0"/>
        </w:tcBorders>
        <w:shd w:val="clear" w:color="auto" w:fill="EFD3D2"/>
      </w:tcPr>
    </w:tblStylePr>
    <w:tblStylePr w:type="band1Horz">
      <w:tblPr/>
      <w:tcPr>
        <w:tcBorders>
          <w:top w:val="single" w:color="C0504D" w:sz="8" w:space="0"/>
          <w:left w:val="single" w:color="C0504D" w:sz="8" w:space="0"/>
          <w:bottom w:val="single" w:color="C0504D" w:sz="8" w:space="0"/>
          <w:right w:val="single" w:color="C0504D" w:sz="8" w:space="0"/>
          <w:insideV w:val="single" w:color="C0504D" w:sz="8" w:space="0"/>
        </w:tcBorders>
        <w:shd w:val="clear" w:color="auto" w:fill="EFD3D2"/>
      </w:tcPr>
    </w:tblStylePr>
    <w:tblStylePr w:type="band2Horz">
      <w:tblPr/>
      <w:tcPr>
        <w:tcBorders>
          <w:top w:val="single" w:color="C0504D" w:sz="8" w:space="0"/>
          <w:left w:val="single" w:color="C0504D" w:sz="8" w:space="0"/>
          <w:bottom w:val="single" w:color="C0504D" w:sz="8" w:space="0"/>
          <w:right w:val="single" w:color="C0504D" w:sz="8" w:space="0"/>
          <w:insideV w:val="single" w:color="C0504D" w:sz="8" w:space="0"/>
        </w:tcBorders>
      </w:tcPr>
    </w:tblStylePr>
  </w:style>
  <w:style w:type="table" w:styleId="HellesRaster-Akzent3">
    <w:name w:val="Light Grid Accent 3"/>
    <w:basedOn w:val="NormaleTabelle"/>
    <w:uiPriority w:val="99"/>
    <w:semiHidden/>
    <w:rsid w:val="00052114"/>
    <w:tblPr>
      <w:tblStyleRowBandSize w:val="1"/>
      <w:tblStyleColBandSize w:val="1"/>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blStylePr w:type="firstRow">
      <w:pPr>
        <w:spacing w:before="0" w:after="0" w:line="240" w:lineRule="auto"/>
      </w:pPr>
      <w:rPr>
        <w:b/>
        <w:bCs/>
      </w:rPr>
      <w:tblPr/>
      <w:tcPr>
        <w:tcBorders>
          <w:top w:val="single" w:color="9BBB59" w:sz="8" w:space="0"/>
          <w:left w:val="single" w:color="9BBB59" w:sz="8" w:space="0"/>
          <w:bottom w:val="single" w:color="9BBB59" w:sz="18" w:space="0"/>
          <w:right w:val="single" w:color="9BBB59" w:sz="8" w:space="0"/>
          <w:insideH w:val="nil"/>
          <w:insideV w:val="single" w:color="9BBB59" w:sz="8" w:space="0"/>
        </w:tcBorders>
      </w:tcPr>
    </w:tblStylePr>
    <w:tblStylePr w:type="lastRow">
      <w:pPr>
        <w:spacing w:before="0" w:after="0" w:line="240" w:lineRule="auto"/>
      </w:pPr>
      <w:rPr>
        <w:b/>
        <w:bCs/>
      </w:rPr>
      <w:tblPr/>
      <w:tcPr>
        <w:tcBorders>
          <w:top w:val="double" w:color="9BBB59" w:sz="6" w:space="0"/>
          <w:left w:val="single" w:color="9BBB59" w:sz="8" w:space="0"/>
          <w:bottom w:val="single" w:color="9BBB59" w:sz="8" w:space="0"/>
          <w:right w:val="single" w:color="9BBB59" w:sz="8" w:space="0"/>
          <w:insideH w:val="nil"/>
          <w:insideV w:val="single" w:color="9BBB59" w:sz="8" w:space="0"/>
        </w:tcBorders>
      </w:tcPr>
    </w:tblStylePr>
    <w:tblStylePr w:type="firstCol">
      <w:rPr>
        <w:b/>
        <w:bCs/>
      </w:rPr>
      <w:tblPr/>
    </w:tblStylePr>
    <w:tblStylePr w:type="lastCol">
      <w:rPr>
        <w:b/>
        <w:bCs/>
      </w:rPr>
      <w:tblPr/>
      <w:tcPr>
        <w:tcBorders>
          <w:top w:val="single" w:color="9BBB59" w:sz="8" w:space="0"/>
          <w:left w:val="single" w:color="9BBB59" w:sz="8" w:space="0"/>
          <w:bottom w:val="single" w:color="9BBB59" w:sz="8" w:space="0"/>
          <w:right w:val="single" w:color="9BBB59" w:sz="8" w:space="0"/>
        </w:tcBorders>
      </w:tcPr>
    </w:tblStylePr>
    <w:tblStylePr w:type="band1Vert">
      <w:tblPr/>
      <w:tcPr>
        <w:tcBorders>
          <w:top w:val="single" w:color="9BBB59" w:sz="8" w:space="0"/>
          <w:left w:val="single" w:color="9BBB59" w:sz="8" w:space="0"/>
          <w:bottom w:val="single" w:color="9BBB59" w:sz="8" w:space="0"/>
          <w:right w:val="single" w:color="9BBB59" w:sz="8" w:space="0"/>
        </w:tcBorders>
        <w:shd w:val="clear" w:color="auto" w:fill="E6EED5"/>
      </w:tcPr>
    </w:tblStylePr>
    <w:tblStylePr w:type="band1Horz">
      <w:tblPr/>
      <w:tcPr>
        <w:tcBorders>
          <w:top w:val="single" w:color="9BBB59" w:sz="8" w:space="0"/>
          <w:left w:val="single" w:color="9BBB59" w:sz="8" w:space="0"/>
          <w:bottom w:val="single" w:color="9BBB59" w:sz="8" w:space="0"/>
          <w:right w:val="single" w:color="9BBB59" w:sz="8" w:space="0"/>
          <w:insideV w:val="single" w:color="9BBB59" w:sz="8" w:space="0"/>
        </w:tcBorders>
        <w:shd w:val="clear" w:color="auto" w:fill="E6EED5"/>
      </w:tcPr>
    </w:tblStylePr>
    <w:tblStylePr w:type="band2Horz">
      <w:tblPr/>
      <w:tcPr>
        <w:tcBorders>
          <w:top w:val="single" w:color="9BBB59" w:sz="8" w:space="0"/>
          <w:left w:val="single" w:color="9BBB59" w:sz="8" w:space="0"/>
          <w:bottom w:val="single" w:color="9BBB59" w:sz="8" w:space="0"/>
          <w:right w:val="single" w:color="9BBB59" w:sz="8" w:space="0"/>
          <w:insideV w:val="single" w:color="9BBB59" w:sz="8" w:space="0"/>
        </w:tcBorders>
      </w:tcPr>
    </w:tblStylePr>
  </w:style>
  <w:style w:type="table" w:styleId="HellesRaster-Akzent4">
    <w:name w:val="Light Grid Accent 4"/>
    <w:basedOn w:val="NormaleTabelle"/>
    <w:uiPriority w:val="99"/>
    <w:semiHidden/>
    <w:rsid w:val="00052114"/>
    <w:tblPr>
      <w:tblStyleRowBandSize w:val="1"/>
      <w:tblStyleColBandSize w:val="1"/>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blStylePr w:type="firstRow">
      <w:pPr>
        <w:spacing w:before="0" w:after="0" w:line="240" w:lineRule="auto"/>
      </w:pPr>
      <w:rPr>
        <w:b/>
        <w:bCs/>
      </w:rPr>
      <w:tblPr/>
      <w:tcPr>
        <w:tcBorders>
          <w:top w:val="single" w:color="8064A2" w:sz="8" w:space="0"/>
          <w:left w:val="single" w:color="8064A2" w:sz="8" w:space="0"/>
          <w:bottom w:val="single" w:color="8064A2" w:sz="18" w:space="0"/>
          <w:right w:val="single" w:color="8064A2" w:sz="8" w:space="0"/>
          <w:insideH w:val="nil"/>
          <w:insideV w:val="single" w:color="8064A2" w:sz="8" w:space="0"/>
        </w:tcBorders>
      </w:tcPr>
    </w:tblStylePr>
    <w:tblStylePr w:type="lastRow">
      <w:pPr>
        <w:spacing w:before="0" w:after="0" w:line="240" w:lineRule="auto"/>
      </w:pPr>
      <w:rPr>
        <w:b/>
        <w:bCs/>
      </w:rPr>
      <w:tblPr/>
      <w:tcPr>
        <w:tcBorders>
          <w:top w:val="double" w:color="8064A2" w:sz="6" w:space="0"/>
          <w:left w:val="single" w:color="8064A2" w:sz="8" w:space="0"/>
          <w:bottom w:val="single" w:color="8064A2" w:sz="8" w:space="0"/>
          <w:right w:val="single" w:color="8064A2" w:sz="8" w:space="0"/>
          <w:insideH w:val="nil"/>
          <w:insideV w:val="single" w:color="8064A2" w:sz="8" w:space="0"/>
        </w:tcBorders>
      </w:tcPr>
    </w:tblStylePr>
    <w:tblStylePr w:type="firstCol">
      <w:rPr>
        <w:b/>
        <w:bCs/>
      </w:rPr>
      <w:tblPr/>
    </w:tblStylePr>
    <w:tblStylePr w:type="lastCol">
      <w:rPr>
        <w:b/>
        <w:bCs/>
      </w:rPr>
      <w:tblPr/>
      <w:tcPr>
        <w:tcBorders>
          <w:top w:val="single" w:color="8064A2" w:sz="8" w:space="0"/>
          <w:left w:val="single" w:color="8064A2" w:sz="8" w:space="0"/>
          <w:bottom w:val="single" w:color="8064A2" w:sz="8" w:space="0"/>
          <w:right w:val="single" w:color="8064A2" w:sz="8" w:space="0"/>
        </w:tcBorders>
      </w:tcPr>
    </w:tblStylePr>
    <w:tblStylePr w:type="band1Vert">
      <w:tblPr/>
      <w:tcPr>
        <w:tcBorders>
          <w:top w:val="single" w:color="8064A2" w:sz="8" w:space="0"/>
          <w:left w:val="single" w:color="8064A2" w:sz="8" w:space="0"/>
          <w:bottom w:val="single" w:color="8064A2" w:sz="8" w:space="0"/>
          <w:right w:val="single" w:color="8064A2" w:sz="8" w:space="0"/>
        </w:tcBorders>
        <w:shd w:val="clear" w:color="auto" w:fill="DFD8E8"/>
      </w:tcPr>
    </w:tblStylePr>
    <w:tblStylePr w:type="band1Horz">
      <w:tblPr/>
      <w:tcPr>
        <w:tcBorders>
          <w:top w:val="single" w:color="8064A2" w:sz="8" w:space="0"/>
          <w:left w:val="single" w:color="8064A2" w:sz="8" w:space="0"/>
          <w:bottom w:val="single" w:color="8064A2" w:sz="8" w:space="0"/>
          <w:right w:val="single" w:color="8064A2" w:sz="8" w:space="0"/>
          <w:insideV w:val="single" w:color="8064A2" w:sz="8" w:space="0"/>
        </w:tcBorders>
        <w:shd w:val="clear" w:color="auto" w:fill="DFD8E8"/>
      </w:tcPr>
    </w:tblStylePr>
    <w:tblStylePr w:type="band2Horz">
      <w:tblPr/>
      <w:tcPr>
        <w:tcBorders>
          <w:top w:val="single" w:color="8064A2" w:sz="8" w:space="0"/>
          <w:left w:val="single" w:color="8064A2" w:sz="8" w:space="0"/>
          <w:bottom w:val="single" w:color="8064A2" w:sz="8" w:space="0"/>
          <w:right w:val="single" w:color="8064A2" w:sz="8" w:space="0"/>
          <w:insideV w:val="single" w:color="8064A2" w:sz="8" w:space="0"/>
        </w:tcBorders>
      </w:tcPr>
    </w:tblStylePr>
  </w:style>
  <w:style w:type="table" w:styleId="HellesRaster-Akzent5">
    <w:name w:val="Light Grid Accent 5"/>
    <w:basedOn w:val="NormaleTabelle"/>
    <w:uiPriority w:val="99"/>
    <w:semiHidden/>
    <w:rsid w:val="00052114"/>
    <w:tblPr>
      <w:tblStyleRowBandSize w:val="1"/>
      <w:tblStyleColBandSize w:val="1"/>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blStylePr w:type="firstRow">
      <w:pPr>
        <w:spacing w:before="0" w:after="0" w:line="240" w:lineRule="auto"/>
      </w:pPr>
      <w:rPr>
        <w:b/>
        <w:bCs/>
      </w:rPr>
      <w:tblPr/>
      <w:tcPr>
        <w:tcBorders>
          <w:top w:val="single" w:color="4BACC6" w:sz="8" w:space="0"/>
          <w:left w:val="single" w:color="4BACC6" w:sz="8" w:space="0"/>
          <w:bottom w:val="single" w:color="4BACC6" w:sz="18" w:space="0"/>
          <w:right w:val="single" w:color="4BACC6" w:sz="8" w:space="0"/>
          <w:insideH w:val="nil"/>
          <w:insideV w:val="single" w:color="4BACC6" w:sz="8" w:space="0"/>
        </w:tcBorders>
      </w:tcPr>
    </w:tblStylePr>
    <w:tblStylePr w:type="lastRow">
      <w:pPr>
        <w:spacing w:before="0" w:after="0" w:line="240" w:lineRule="auto"/>
      </w:pPr>
      <w:rPr>
        <w:b/>
        <w:bCs/>
      </w:rPr>
      <w:tblPr/>
      <w:tcPr>
        <w:tcBorders>
          <w:top w:val="double" w:color="4BACC6" w:sz="6" w:space="0"/>
          <w:left w:val="single" w:color="4BACC6" w:sz="8" w:space="0"/>
          <w:bottom w:val="single" w:color="4BACC6" w:sz="8" w:space="0"/>
          <w:right w:val="single" w:color="4BACC6" w:sz="8" w:space="0"/>
          <w:insideH w:val="nil"/>
          <w:insideV w:val="single" w:color="4BACC6" w:sz="8" w:space="0"/>
        </w:tcBorders>
      </w:tcPr>
    </w:tblStylePr>
    <w:tblStylePr w:type="firstCol">
      <w:rPr>
        <w:b/>
        <w:bCs/>
      </w:rPr>
      <w:tblPr/>
    </w:tblStylePr>
    <w:tblStylePr w:type="lastCol">
      <w:rPr>
        <w:b/>
        <w:bCs/>
      </w:rPr>
      <w:tblPr/>
      <w:tcPr>
        <w:tcBorders>
          <w:top w:val="single" w:color="4BACC6" w:sz="8" w:space="0"/>
          <w:left w:val="single" w:color="4BACC6" w:sz="8" w:space="0"/>
          <w:bottom w:val="single" w:color="4BACC6" w:sz="8" w:space="0"/>
          <w:right w:val="single" w:color="4BACC6" w:sz="8" w:space="0"/>
        </w:tcBorders>
      </w:tcPr>
    </w:tblStylePr>
    <w:tblStylePr w:type="band1Vert">
      <w:tblPr/>
      <w:tcPr>
        <w:tcBorders>
          <w:top w:val="single" w:color="4BACC6" w:sz="8" w:space="0"/>
          <w:left w:val="single" w:color="4BACC6" w:sz="8" w:space="0"/>
          <w:bottom w:val="single" w:color="4BACC6" w:sz="8" w:space="0"/>
          <w:right w:val="single" w:color="4BACC6" w:sz="8" w:space="0"/>
        </w:tcBorders>
        <w:shd w:val="clear" w:color="auto" w:fill="D2EAF1"/>
      </w:tcPr>
    </w:tblStylePr>
    <w:tblStylePr w:type="band1Horz">
      <w:tblPr/>
      <w:tcPr>
        <w:tcBorders>
          <w:top w:val="single" w:color="4BACC6" w:sz="8" w:space="0"/>
          <w:left w:val="single" w:color="4BACC6" w:sz="8" w:space="0"/>
          <w:bottom w:val="single" w:color="4BACC6" w:sz="8" w:space="0"/>
          <w:right w:val="single" w:color="4BACC6" w:sz="8" w:space="0"/>
          <w:insideV w:val="single" w:color="4BACC6" w:sz="8" w:space="0"/>
        </w:tcBorders>
        <w:shd w:val="clear" w:color="auto" w:fill="D2EAF1"/>
      </w:tcPr>
    </w:tblStylePr>
    <w:tblStylePr w:type="band2Horz">
      <w:tblPr/>
      <w:tcPr>
        <w:tcBorders>
          <w:top w:val="single" w:color="4BACC6" w:sz="8" w:space="0"/>
          <w:left w:val="single" w:color="4BACC6" w:sz="8" w:space="0"/>
          <w:bottom w:val="single" w:color="4BACC6" w:sz="8" w:space="0"/>
          <w:right w:val="single" w:color="4BACC6" w:sz="8" w:space="0"/>
          <w:insideV w:val="single" w:color="4BACC6" w:sz="8" w:space="0"/>
        </w:tcBorders>
      </w:tcPr>
    </w:tblStylePr>
  </w:style>
  <w:style w:type="table" w:styleId="HellesRaster-Akzent6">
    <w:name w:val="Light Grid Accent 6"/>
    <w:basedOn w:val="NormaleTabelle"/>
    <w:uiPriority w:val="99"/>
    <w:semiHidden/>
    <w:rsid w:val="00052114"/>
    <w:tblPr>
      <w:tblStyleRowBandSize w:val="1"/>
      <w:tblStyleColBandSize w:val="1"/>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blStylePr w:type="firstRow">
      <w:pPr>
        <w:spacing w:before="0" w:after="0" w:line="240" w:lineRule="auto"/>
      </w:pPr>
      <w:rPr>
        <w:b/>
        <w:bCs/>
      </w:rPr>
      <w:tblPr/>
      <w:tcPr>
        <w:tcBorders>
          <w:top w:val="single" w:color="F79646" w:sz="8" w:space="0"/>
          <w:left w:val="single" w:color="F79646" w:sz="8" w:space="0"/>
          <w:bottom w:val="single" w:color="F79646" w:sz="18" w:space="0"/>
          <w:right w:val="single" w:color="F79646" w:sz="8" w:space="0"/>
          <w:insideH w:val="nil"/>
          <w:insideV w:val="single" w:color="F79646" w:sz="8" w:space="0"/>
        </w:tcBorders>
      </w:tcPr>
    </w:tblStylePr>
    <w:tblStylePr w:type="lastRow">
      <w:pPr>
        <w:spacing w:before="0" w:after="0" w:line="240" w:lineRule="auto"/>
      </w:pPr>
      <w:rPr>
        <w:b/>
        <w:bCs/>
      </w:rPr>
      <w:tblPr/>
      <w:tcPr>
        <w:tcBorders>
          <w:top w:val="double" w:color="F79646" w:sz="6" w:space="0"/>
          <w:left w:val="single" w:color="F79646" w:sz="8" w:space="0"/>
          <w:bottom w:val="single" w:color="F79646" w:sz="8" w:space="0"/>
          <w:right w:val="single" w:color="F79646" w:sz="8" w:space="0"/>
          <w:insideH w:val="nil"/>
          <w:insideV w:val="single" w:color="F79646" w:sz="8" w:space="0"/>
        </w:tcBorders>
      </w:tcPr>
    </w:tblStylePr>
    <w:tblStylePr w:type="firstCol">
      <w:rPr>
        <w:b/>
        <w:bCs/>
      </w:rPr>
      <w:tblPr/>
    </w:tblStylePr>
    <w:tblStylePr w:type="lastCol">
      <w:rPr>
        <w:b/>
        <w:bCs/>
      </w:rPr>
      <w:tblPr/>
      <w:tcPr>
        <w:tcBorders>
          <w:top w:val="single" w:color="F79646" w:sz="8" w:space="0"/>
          <w:left w:val="single" w:color="F79646" w:sz="8" w:space="0"/>
          <w:bottom w:val="single" w:color="F79646" w:sz="8" w:space="0"/>
          <w:right w:val="single" w:color="F79646" w:sz="8" w:space="0"/>
        </w:tcBorders>
      </w:tcPr>
    </w:tblStylePr>
    <w:tblStylePr w:type="band1Vert">
      <w:tblPr/>
      <w:tcPr>
        <w:tcBorders>
          <w:top w:val="single" w:color="F79646" w:sz="8" w:space="0"/>
          <w:left w:val="single" w:color="F79646" w:sz="8" w:space="0"/>
          <w:bottom w:val="single" w:color="F79646" w:sz="8" w:space="0"/>
          <w:right w:val="single" w:color="F79646" w:sz="8" w:space="0"/>
        </w:tcBorders>
        <w:shd w:val="clear" w:color="auto" w:fill="FDE4D0"/>
      </w:tcPr>
    </w:tblStylePr>
    <w:tblStylePr w:type="band1Horz">
      <w:tblPr/>
      <w:tcPr>
        <w:tcBorders>
          <w:top w:val="single" w:color="F79646" w:sz="8" w:space="0"/>
          <w:left w:val="single" w:color="F79646" w:sz="8" w:space="0"/>
          <w:bottom w:val="single" w:color="F79646" w:sz="8" w:space="0"/>
          <w:right w:val="single" w:color="F79646" w:sz="8" w:space="0"/>
          <w:insideV w:val="single" w:color="F79646" w:sz="8" w:space="0"/>
        </w:tcBorders>
        <w:shd w:val="clear" w:color="auto" w:fill="FDE4D0"/>
      </w:tcPr>
    </w:tblStylePr>
    <w:tblStylePr w:type="band2Horz">
      <w:tblPr/>
      <w:tcPr>
        <w:tcBorders>
          <w:top w:val="single" w:color="F79646" w:sz="8" w:space="0"/>
          <w:left w:val="single" w:color="F79646" w:sz="8" w:space="0"/>
          <w:bottom w:val="single" w:color="F79646" w:sz="8" w:space="0"/>
          <w:right w:val="single" w:color="F79646" w:sz="8" w:space="0"/>
          <w:insideV w:val="single" w:color="F79646" w:sz="8" w:space="0"/>
        </w:tcBorders>
      </w:tcPr>
    </w:tblStylePr>
  </w:style>
  <w:style w:type="table" w:styleId="MittlereListe1">
    <w:name w:val="Medium List 1"/>
    <w:basedOn w:val="NormaleTabelle"/>
    <w:uiPriority w:val="99"/>
    <w:semiHidden/>
    <w:rsid w:val="00052114"/>
    <w:rPr>
      <w:color w:val="000000"/>
    </w:rPr>
    <w:tblPr>
      <w:tblStyleRowBandSize w:val="1"/>
      <w:tblStyleColBandSize w:val="1"/>
      <w:tblBorders>
        <w:top w:val="single" w:color="000000" w:sz="8" w:space="0"/>
        <w:bottom w:val="single" w:color="000000" w:sz="8" w:space="0"/>
      </w:tblBorders>
    </w:tblPr>
    <w:tblStylePr w:type="firstRow">
      <w:tblPr/>
      <w:tcPr>
        <w:tcBorders>
          <w:top w:val="nil"/>
          <w:bottom w:val="single" w:color="000000" w:sz="8" w:space="0"/>
        </w:tcBorders>
      </w:tcPr>
    </w:tblStylePr>
    <w:tblStylePr w:type="lastRow">
      <w:rPr>
        <w:b/>
        <w:bCs/>
        <w:color w:val="1F497D"/>
      </w:rPr>
      <w:tblPr/>
      <w:tcPr>
        <w:tcBorders>
          <w:top w:val="single" w:color="000000" w:sz="8" w:space="0"/>
          <w:bottom w:val="single" w:color="000000" w:sz="8" w:space="0"/>
        </w:tcBorders>
      </w:tcPr>
    </w:tblStylePr>
    <w:tblStylePr w:type="firstCol">
      <w:rPr>
        <w:b/>
        <w:bCs/>
      </w:rPr>
      <w:tblPr/>
    </w:tblStylePr>
    <w:tblStylePr w:type="lastCol">
      <w:rPr>
        <w:b/>
        <w:bCs/>
      </w:rPr>
      <w:tblPr/>
      <w:tcPr>
        <w:tcBorders>
          <w:top w:val="single" w:color="000000" w:sz="8" w:space="0"/>
          <w:bottom w:val="single" w:color="000000" w:sz="8" w:space="0"/>
        </w:tcBorders>
      </w:tcPr>
    </w:tblStylePr>
    <w:tblStylePr w:type="band1Vert">
      <w:tblPr/>
      <w:tcPr>
        <w:shd w:val="clear" w:color="auto" w:fill="C0C0C0"/>
      </w:tcPr>
    </w:tblStylePr>
    <w:tblStylePr w:type="band1Horz">
      <w:tblPr/>
      <w:tcPr>
        <w:shd w:val="clear" w:color="auto" w:fill="C0C0C0"/>
      </w:tcPr>
    </w:tblStylePr>
  </w:style>
  <w:style w:type="table" w:styleId="MittlereListe1-Akzent1">
    <w:name w:val="Medium List 1 Accent 1"/>
    <w:basedOn w:val="NormaleTabelle"/>
    <w:uiPriority w:val="99"/>
    <w:semiHidden/>
    <w:rsid w:val="00052114"/>
    <w:rPr>
      <w:color w:val="000000"/>
    </w:rPr>
    <w:tblPr>
      <w:tblStyleRowBandSize w:val="1"/>
      <w:tblStyleColBandSize w:val="1"/>
      <w:tblBorders>
        <w:top w:val="single" w:color="4F81BD" w:sz="8" w:space="0"/>
        <w:bottom w:val="single" w:color="4F81BD" w:sz="8" w:space="0"/>
      </w:tblBorders>
    </w:tblPr>
    <w:tblStylePr w:type="firstRow">
      <w:tblPr/>
      <w:tcPr>
        <w:tcBorders>
          <w:top w:val="nil"/>
          <w:bottom w:val="single" w:color="4F81BD" w:sz="8" w:space="0"/>
        </w:tcBorders>
      </w:tcPr>
    </w:tblStylePr>
    <w:tblStylePr w:type="lastRow">
      <w:rPr>
        <w:b/>
        <w:bCs/>
        <w:color w:val="1F497D"/>
      </w:rPr>
      <w:tblPr/>
      <w:tcPr>
        <w:tcBorders>
          <w:top w:val="single" w:color="4F81BD" w:sz="8" w:space="0"/>
          <w:bottom w:val="single" w:color="4F81BD" w:sz="8" w:space="0"/>
        </w:tcBorders>
      </w:tcPr>
    </w:tblStylePr>
    <w:tblStylePr w:type="firstCol">
      <w:rPr>
        <w:b/>
        <w:bCs/>
      </w:rPr>
      <w:tblPr/>
    </w:tblStylePr>
    <w:tblStylePr w:type="lastCol">
      <w:rPr>
        <w:b/>
        <w:bCs/>
      </w:rPr>
      <w:tblPr/>
      <w:tcPr>
        <w:tcBorders>
          <w:top w:val="single" w:color="4F81BD" w:sz="8" w:space="0"/>
          <w:bottom w:val="single" w:color="4F81BD" w:sz="8" w:space="0"/>
        </w:tcBorders>
      </w:tcPr>
    </w:tblStylePr>
    <w:tblStylePr w:type="band1Vert">
      <w:tblPr/>
      <w:tcPr>
        <w:shd w:val="clear" w:color="auto" w:fill="D3DFEE"/>
      </w:tcPr>
    </w:tblStylePr>
    <w:tblStylePr w:type="band1Horz">
      <w:tblPr/>
      <w:tcPr>
        <w:shd w:val="clear" w:color="auto" w:fill="D3DFEE"/>
      </w:tcPr>
    </w:tblStylePr>
  </w:style>
  <w:style w:type="table" w:styleId="MittlereListe1-Akzent2">
    <w:name w:val="Medium List 1 Accent 2"/>
    <w:basedOn w:val="NormaleTabelle"/>
    <w:uiPriority w:val="99"/>
    <w:semiHidden/>
    <w:rsid w:val="00052114"/>
    <w:rPr>
      <w:color w:val="000000"/>
    </w:rPr>
    <w:tblPr>
      <w:tblStyleRowBandSize w:val="1"/>
      <w:tblStyleColBandSize w:val="1"/>
      <w:tblBorders>
        <w:top w:val="single" w:color="C0504D" w:sz="8" w:space="0"/>
        <w:bottom w:val="single" w:color="C0504D" w:sz="8" w:space="0"/>
      </w:tblBorders>
    </w:tblPr>
    <w:tblStylePr w:type="firstRow">
      <w:tblPr/>
      <w:tcPr>
        <w:tcBorders>
          <w:top w:val="nil"/>
          <w:bottom w:val="single" w:color="C0504D" w:sz="8" w:space="0"/>
        </w:tcBorders>
      </w:tcPr>
    </w:tblStylePr>
    <w:tblStylePr w:type="lastRow">
      <w:rPr>
        <w:b/>
        <w:bCs/>
        <w:color w:val="1F497D"/>
      </w:rPr>
      <w:tblPr/>
      <w:tcPr>
        <w:tcBorders>
          <w:top w:val="single" w:color="C0504D" w:sz="8" w:space="0"/>
          <w:bottom w:val="single" w:color="C0504D" w:sz="8" w:space="0"/>
        </w:tcBorders>
      </w:tcPr>
    </w:tblStylePr>
    <w:tblStylePr w:type="firstCol">
      <w:rPr>
        <w:b/>
        <w:bCs/>
      </w:rPr>
      <w:tblPr/>
    </w:tblStylePr>
    <w:tblStylePr w:type="lastCol">
      <w:rPr>
        <w:b/>
        <w:bCs/>
      </w:rPr>
      <w:tblPr/>
      <w:tcPr>
        <w:tcBorders>
          <w:top w:val="single" w:color="C0504D" w:sz="8" w:space="0"/>
          <w:bottom w:val="single" w:color="C0504D" w:sz="8" w:space="0"/>
        </w:tcBorders>
      </w:tcPr>
    </w:tblStylePr>
    <w:tblStylePr w:type="band1Vert">
      <w:tblPr/>
      <w:tcPr>
        <w:shd w:val="clear" w:color="auto" w:fill="EFD3D2"/>
      </w:tcPr>
    </w:tblStylePr>
    <w:tblStylePr w:type="band1Horz">
      <w:tblPr/>
      <w:tcPr>
        <w:shd w:val="clear" w:color="auto" w:fill="EFD3D2"/>
      </w:tcPr>
    </w:tblStylePr>
  </w:style>
  <w:style w:type="table" w:styleId="MittlereListe1-Akzent3">
    <w:name w:val="Medium List 1 Accent 3"/>
    <w:basedOn w:val="NormaleTabelle"/>
    <w:uiPriority w:val="99"/>
    <w:semiHidden/>
    <w:rsid w:val="00052114"/>
    <w:rPr>
      <w:color w:val="000000"/>
    </w:rPr>
    <w:tblPr>
      <w:tblStyleRowBandSize w:val="1"/>
      <w:tblStyleColBandSize w:val="1"/>
      <w:tblBorders>
        <w:top w:val="single" w:color="9BBB59" w:sz="8" w:space="0"/>
        <w:bottom w:val="single" w:color="9BBB59" w:sz="8" w:space="0"/>
      </w:tblBorders>
    </w:tblPr>
    <w:tblStylePr w:type="firstRow">
      <w:tblPr/>
      <w:tcPr>
        <w:tcBorders>
          <w:top w:val="nil"/>
          <w:bottom w:val="single" w:color="9BBB59" w:sz="8" w:space="0"/>
        </w:tcBorders>
      </w:tcPr>
    </w:tblStylePr>
    <w:tblStylePr w:type="lastRow">
      <w:rPr>
        <w:b/>
        <w:bCs/>
        <w:color w:val="1F497D"/>
      </w:rPr>
      <w:tblPr/>
      <w:tcPr>
        <w:tcBorders>
          <w:top w:val="single" w:color="9BBB59" w:sz="8" w:space="0"/>
          <w:bottom w:val="single" w:color="9BBB59" w:sz="8" w:space="0"/>
        </w:tcBorders>
      </w:tcPr>
    </w:tblStylePr>
    <w:tblStylePr w:type="firstCol">
      <w:rPr>
        <w:b/>
        <w:bCs/>
      </w:rPr>
      <w:tblPr/>
    </w:tblStylePr>
    <w:tblStylePr w:type="lastCol">
      <w:rPr>
        <w:b/>
        <w:bCs/>
      </w:rPr>
      <w:tblPr/>
      <w:tcPr>
        <w:tcBorders>
          <w:top w:val="single" w:color="9BBB59" w:sz="8" w:space="0"/>
          <w:bottom w:val="single" w:color="9BBB59" w:sz="8" w:space="0"/>
        </w:tcBorders>
      </w:tcPr>
    </w:tblStylePr>
    <w:tblStylePr w:type="band1Vert">
      <w:tblPr/>
      <w:tcPr>
        <w:shd w:val="clear" w:color="auto" w:fill="E6EED5"/>
      </w:tcPr>
    </w:tblStylePr>
    <w:tblStylePr w:type="band1Horz">
      <w:tblPr/>
      <w:tcPr>
        <w:shd w:val="clear" w:color="auto" w:fill="E6EED5"/>
      </w:tcPr>
    </w:tblStylePr>
  </w:style>
  <w:style w:type="table" w:styleId="MittlereListe1-Akzent4">
    <w:name w:val="Medium List 1 Accent 4"/>
    <w:basedOn w:val="NormaleTabelle"/>
    <w:uiPriority w:val="99"/>
    <w:semiHidden/>
    <w:rsid w:val="00052114"/>
    <w:rPr>
      <w:color w:val="000000"/>
    </w:rPr>
    <w:tblPr>
      <w:tblStyleRowBandSize w:val="1"/>
      <w:tblStyleColBandSize w:val="1"/>
      <w:tblBorders>
        <w:top w:val="single" w:color="8064A2" w:sz="8" w:space="0"/>
        <w:bottom w:val="single" w:color="8064A2" w:sz="8" w:space="0"/>
      </w:tblBorders>
    </w:tblPr>
    <w:tblStylePr w:type="firstRow">
      <w:tblPr/>
      <w:tcPr>
        <w:tcBorders>
          <w:top w:val="nil"/>
          <w:bottom w:val="single" w:color="8064A2" w:sz="8" w:space="0"/>
        </w:tcBorders>
      </w:tcPr>
    </w:tblStylePr>
    <w:tblStylePr w:type="lastRow">
      <w:rPr>
        <w:b/>
        <w:bCs/>
        <w:color w:val="1F497D"/>
      </w:rPr>
      <w:tblPr/>
      <w:tcPr>
        <w:tcBorders>
          <w:top w:val="single" w:color="8064A2" w:sz="8" w:space="0"/>
          <w:bottom w:val="single" w:color="8064A2" w:sz="8" w:space="0"/>
        </w:tcBorders>
      </w:tcPr>
    </w:tblStylePr>
    <w:tblStylePr w:type="firstCol">
      <w:rPr>
        <w:b/>
        <w:bCs/>
      </w:rPr>
      <w:tblPr/>
    </w:tblStylePr>
    <w:tblStylePr w:type="lastCol">
      <w:rPr>
        <w:b/>
        <w:bCs/>
      </w:rPr>
      <w:tblPr/>
      <w:tcPr>
        <w:tcBorders>
          <w:top w:val="single" w:color="8064A2" w:sz="8" w:space="0"/>
          <w:bottom w:val="single" w:color="8064A2" w:sz="8" w:space="0"/>
        </w:tcBorders>
      </w:tcPr>
    </w:tblStylePr>
    <w:tblStylePr w:type="band1Vert">
      <w:tblPr/>
      <w:tcPr>
        <w:shd w:val="clear" w:color="auto" w:fill="DFD8E8"/>
      </w:tcPr>
    </w:tblStylePr>
    <w:tblStylePr w:type="band1Horz">
      <w:tblPr/>
      <w:tcPr>
        <w:shd w:val="clear" w:color="auto" w:fill="DFD8E8"/>
      </w:tcPr>
    </w:tblStylePr>
  </w:style>
  <w:style w:type="table" w:styleId="MittlereListe1-Akzent5">
    <w:name w:val="Medium List 1 Accent 5"/>
    <w:basedOn w:val="NormaleTabelle"/>
    <w:uiPriority w:val="99"/>
    <w:semiHidden/>
    <w:rsid w:val="00052114"/>
    <w:rPr>
      <w:color w:val="000000"/>
    </w:rPr>
    <w:tblPr>
      <w:tblStyleRowBandSize w:val="1"/>
      <w:tblStyleColBandSize w:val="1"/>
      <w:tblBorders>
        <w:top w:val="single" w:color="4BACC6" w:sz="8" w:space="0"/>
        <w:bottom w:val="single" w:color="4BACC6" w:sz="8" w:space="0"/>
      </w:tblBorders>
    </w:tblPr>
    <w:tblStylePr w:type="firstRow">
      <w:tblPr/>
      <w:tcPr>
        <w:tcBorders>
          <w:top w:val="nil"/>
          <w:bottom w:val="single" w:color="4BACC6" w:sz="8" w:space="0"/>
        </w:tcBorders>
      </w:tcPr>
    </w:tblStylePr>
    <w:tblStylePr w:type="lastRow">
      <w:rPr>
        <w:b/>
        <w:bCs/>
        <w:color w:val="1F497D"/>
      </w:rPr>
      <w:tblPr/>
      <w:tcPr>
        <w:tcBorders>
          <w:top w:val="single" w:color="4BACC6" w:sz="8" w:space="0"/>
          <w:bottom w:val="single" w:color="4BACC6" w:sz="8" w:space="0"/>
        </w:tcBorders>
      </w:tcPr>
    </w:tblStylePr>
    <w:tblStylePr w:type="firstCol">
      <w:rPr>
        <w:b/>
        <w:bCs/>
      </w:rPr>
      <w:tblPr/>
    </w:tblStylePr>
    <w:tblStylePr w:type="lastCol">
      <w:rPr>
        <w:b/>
        <w:bCs/>
      </w:rPr>
      <w:tblPr/>
      <w:tcPr>
        <w:tcBorders>
          <w:top w:val="single" w:color="4BACC6" w:sz="8" w:space="0"/>
          <w:bottom w:val="single" w:color="4BACC6" w:sz="8" w:space="0"/>
        </w:tcBorders>
      </w:tcPr>
    </w:tblStylePr>
    <w:tblStylePr w:type="band1Vert">
      <w:tblPr/>
      <w:tcPr>
        <w:shd w:val="clear" w:color="auto" w:fill="D2EAF1"/>
      </w:tcPr>
    </w:tblStylePr>
    <w:tblStylePr w:type="band1Horz">
      <w:tblPr/>
      <w:tcPr>
        <w:shd w:val="clear" w:color="auto" w:fill="D2EAF1"/>
      </w:tcPr>
    </w:tblStylePr>
  </w:style>
  <w:style w:type="table" w:styleId="MittlereListe1-Akzent6">
    <w:name w:val="Medium List 1 Accent 6"/>
    <w:basedOn w:val="NormaleTabelle"/>
    <w:uiPriority w:val="99"/>
    <w:semiHidden/>
    <w:rsid w:val="00052114"/>
    <w:rPr>
      <w:color w:val="000000"/>
    </w:rPr>
    <w:tblPr>
      <w:tblStyleRowBandSize w:val="1"/>
      <w:tblStyleColBandSize w:val="1"/>
      <w:tblBorders>
        <w:top w:val="single" w:color="F79646" w:sz="8" w:space="0"/>
        <w:bottom w:val="single" w:color="F79646" w:sz="8" w:space="0"/>
      </w:tblBorders>
    </w:tblPr>
    <w:tblStylePr w:type="firstRow">
      <w:tblPr/>
      <w:tcPr>
        <w:tcBorders>
          <w:top w:val="nil"/>
          <w:bottom w:val="single" w:color="F79646" w:sz="8" w:space="0"/>
        </w:tcBorders>
      </w:tcPr>
    </w:tblStylePr>
    <w:tblStylePr w:type="lastRow">
      <w:rPr>
        <w:b/>
        <w:bCs/>
        <w:color w:val="1F497D"/>
      </w:rPr>
      <w:tblPr/>
      <w:tcPr>
        <w:tcBorders>
          <w:top w:val="single" w:color="F79646" w:sz="8" w:space="0"/>
          <w:bottom w:val="single" w:color="F79646" w:sz="8" w:space="0"/>
        </w:tcBorders>
      </w:tcPr>
    </w:tblStylePr>
    <w:tblStylePr w:type="firstCol">
      <w:rPr>
        <w:b/>
        <w:bCs/>
      </w:rPr>
      <w:tblPr/>
    </w:tblStylePr>
    <w:tblStylePr w:type="lastCol">
      <w:rPr>
        <w:b/>
        <w:bCs/>
      </w:rPr>
      <w:tblPr/>
      <w:tcPr>
        <w:tcBorders>
          <w:top w:val="single" w:color="F79646" w:sz="8" w:space="0"/>
          <w:bottom w:val="single" w:color="F79646" w:sz="8" w:space="0"/>
        </w:tcBorders>
      </w:tcPr>
    </w:tblStylePr>
    <w:tblStylePr w:type="band1Vert">
      <w:tblPr/>
      <w:tcPr>
        <w:shd w:val="clear" w:color="auto" w:fill="FDE4D0"/>
      </w:tcPr>
    </w:tblStylePr>
    <w:tblStylePr w:type="band1Horz">
      <w:tblPr/>
      <w:tcPr>
        <w:shd w:val="clear" w:color="auto" w:fill="FDE4D0"/>
      </w:tcPr>
    </w:tblStylePr>
  </w:style>
  <w:style w:type="table" w:styleId="MittlereListe2">
    <w:name w:val="Medium List 2"/>
    <w:basedOn w:val="NormaleTabelle"/>
    <w:uiPriority w:val="99"/>
    <w:semiHidden/>
    <w:rsid w:val="00052114"/>
    <w:rPr>
      <w:color w:val="000000"/>
    </w:rPr>
    <w:tblPr>
      <w:tblStyleRowBandSize w:val="1"/>
      <w:tblStyleColBandSize w:val="1"/>
      <w:tblBorders>
        <w:top w:val="single" w:color="000000" w:sz="8" w:space="0"/>
        <w:left w:val="single" w:color="000000" w:sz="8" w:space="0"/>
        <w:bottom w:val="single" w:color="000000" w:sz="8" w:space="0"/>
        <w:right w:val="single" w:color="000000" w:sz="8" w:space="0"/>
      </w:tblBorders>
    </w:tblPr>
    <w:tblStylePr w:type="firstRow">
      <w:rPr>
        <w:sz w:val="24"/>
        <w:szCs w:val="24"/>
      </w:rPr>
      <w:tblPr/>
      <w:tcPr>
        <w:tcBorders>
          <w:top w:val="nil"/>
          <w:left w:val="nil"/>
          <w:bottom w:val="single" w:color="000000" w:sz="24" w:space="0"/>
          <w:right w:val="nil"/>
          <w:insideH w:val="nil"/>
          <w:insideV w:val="nil"/>
        </w:tcBorders>
        <w:shd w:val="clear" w:color="auto" w:fill="FFFFFF"/>
      </w:tcPr>
    </w:tblStylePr>
    <w:tblStylePr w:type="lastRow">
      <w:tblPr/>
      <w:tcPr>
        <w:tcBorders>
          <w:top w:val="single" w:color="000000" w:sz="8" w:space="0"/>
          <w:left w:val="nil"/>
          <w:bottom w:val="nil"/>
          <w:right w:val="nil"/>
          <w:insideH w:val="nil"/>
          <w:insideV w:val="nil"/>
        </w:tcBorders>
        <w:shd w:val="clear" w:color="auto" w:fill="FFFFFF"/>
      </w:tcPr>
    </w:tblStylePr>
    <w:tblStylePr w:type="firstCol">
      <w:tblPr/>
      <w:tcPr>
        <w:tcBorders>
          <w:top w:val="nil"/>
          <w:left w:val="nil"/>
          <w:bottom w:val="nil"/>
          <w:right w:val="single" w:color="000000" w:sz="8" w:space="0"/>
          <w:insideH w:val="nil"/>
          <w:insideV w:val="nil"/>
        </w:tcBorders>
        <w:shd w:val="clear" w:color="auto" w:fill="FFFFFF"/>
      </w:tcPr>
    </w:tblStylePr>
    <w:tblStylePr w:type="lastCol">
      <w:tblPr/>
      <w:tcPr>
        <w:tcBorders>
          <w:top w:val="nil"/>
          <w:left w:val="single" w:color="000000" w:sz="8" w:space="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MittlereListe2-Akzent1">
    <w:name w:val="Medium List 2 Accent 1"/>
    <w:basedOn w:val="NormaleTabelle"/>
    <w:uiPriority w:val="99"/>
    <w:semiHidden/>
    <w:rsid w:val="00052114"/>
    <w:rPr>
      <w:color w:val="000000"/>
    </w:rPr>
    <w:tblPr>
      <w:tblStyleRowBandSize w:val="1"/>
      <w:tblStyleColBandSize w:val="1"/>
      <w:tblBorders>
        <w:top w:val="single" w:color="4F81BD" w:sz="8" w:space="0"/>
        <w:left w:val="single" w:color="4F81BD" w:sz="8" w:space="0"/>
        <w:bottom w:val="single" w:color="4F81BD" w:sz="8" w:space="0"/>
        <w:right w:val="single" w:color="4F81BD" w:sz="8" w:space="0"/>
      </w:tblBorders>
    </w:tblPr>
    <w:tblStylePr w:type="firstRow">
      <w:rPr>
        <w:sz w:val="24"/>
        <w:szCs w:val="24"/>
      </w:rPr>
      <w:tblPr/>
      <w:tcPr>
        <w:tcBorders>
          <w:top w:val="nil"/>
          <w:left w:val="nil"/>
          <w:bottom w:val="single" w:color="4F81BD" w:sz="24" w:space="0"/>
          <w:right w:val="nil"/>
          <w:insideH w:val="nil"/>
          <w:insideV w:val="nil"/>
        </w:tcBorders>
        <w:shd w:val="clear" w:color="auto" w:fill="FFFFFF"/>
      </w:tcPr>
    </w:tblStylePr>
    <w:tblStylePr w:type="lastRow">
      <w:tblPr/>
      <w:tcPr>
        <w:tcBorders>
          <w:top w:val="single" w:color="4F81BD" w:sz="8" w:space="0"/>
          <w:left w:val="nil"/>
          <w:bottom w:val="nil"/>
          <w:right w:val="nil"/>
          <w:insideH w:val="nil"/>
          <w:insideV w:val="nil"/>
        </w:tcBorders>
        <w:shd w:val="clear" w:color="auto" w:fill="FFFFFF"/>
      </w:tcPr>
    </w:tblStylePr>
    <w:tblStylePr w:type="firstCol">
      <w:tblPr/>
      <w:tcPr>
        <w:tcBorders>
          <w:top w:val="nil"/>
          <w:left w:val="nil"/>
          <w:bottom w:val="nil"/>
          <w:right w:val="single" w:color="4F81BD" w:sz="8" w:space="0"/>
          <w:insideH w:val="nil"/>
          <w:insideV w:val="nil"/>
        </w:tcBorders>
        <w:shd w:val="clear" w:color="auto" w:fill="FFFFFF"/>
      </w:tcPr>
    </w:tblStylePr>
    <w:tblStylePr w:type="lastCol">
      <w:tblPr/>
      <w:tcPr>
        <w:tcBorders>
          <w:top w:val="nil"/>
          <w:left w:val="single" w:color="4F81BD" w:sz="8" w:space="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MittlereListe2-Akzent2">
    <w:name w:val="Medium List 2 Accent 2"/>
    <w:basedOn w:val="NormaleTabelle"/>
    <w:uiPriority w:val="99"/>
    <w:semiHidden/>
    <w:rsid w:val="00052114"/>
    <w:rPr>
      <w:color w:val="000000"/>
    </w:rPr>
    <w:tblPr>
      <w:tblStyleRowBandSize w:val="1"/>
      <w:tblStyleColBandSize w:val="1"/>
      <w:tblBorders>
        <w:top w:val="single" w:color="C0504D" w:sz="8" w:space="0"/>
        <w:left w:val="single" w:color="C0504D" w:sz="8" w:space="0"/>
        <w:bottom w:val="single" w:color="C0504D" w:sz="8" w:space="0"/>
        <w:right w:val="single" w:color="C0504D" w:sz="8" w:space="0"/>
      </w:tblBorders>
    </w:tblPr>
    <w:tblStylePr w:type="firstRow">
      <w:rPr>
        <w:sz w:val="24"/>
        <w:szCs w:val="24"/>
      </w:rPr>
      <w:tblPr/>
      <w:tcPr>
        <w:tcBorders>
          <w:top w:val="nil"/>
          <w:left w:val="nil"/>
          <w:bottom w:val="single" w:color="C0504D" w:sz="24" w:space="0"/>
          <w:right w:val="nil"/>
          <w:insideH w:val="nil"/>
          <w:insideV w:val="nil"/>
        </w:tcBorders>
        <w:shd w:val="clear" w:color="auto" w:fill="FFFFFF"/>
      </w:tcPr>
    </w:tblStylePr>
    <w:tblStylePr w:type="lastRow">
      <w:tblPr/>
      <w:tcPr>
        <w:tcBorders>
          <w:top w:val="single" w:color="C0504D" w:sz="8" w:space="0"/>
          <w:left w:val="nil"/>
          <w:bottom w:val="nil"/>
          <w:right w:val="nil"/>
          <w:insideH w:val="nil"/>
          <w:insideV w:val="nil"/>
        </w:tcBorders>
        <w:shd w:val="clear" w:color="auto" w:fill="FFFFFF"/>
      </w:tcPr>
    </w:tblStylePr>
    <w:tblStylePr w:type="firstCol">
      <w:tblPr/>
      <w:tcPr>
        <w:tcBorders>
          <w:top w:val="nil"/>
          <w:left w:val="nil"/>
          <w:bottom w:val="nil"/>
          <w:right w:val="single" w:color="C0504D" w:sz="8" w:space="0"/>
          <w:insideH w:val="nil"/>
          <w:insideV w:val="nil"/>
        </w:tcBorders>
        <w:shd w:val="clear" w:color="auto" w:fill="FFFFFF"/>
      </w:tcPr>
    </w:tblStylePr>
    <w:tblStylePr w:type="lastCol">
      <w:tblPr/>
      <w:tcPr>
        <w:tcBorders>
          <w:top w:val="nil"/>
          <w:left w:val="single" w:color="C0504D" w:sz="8" w:space="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FD3D2"/>
      </w:tcPr>
    </w:tblStylePr>
    <w:tblStylePr w:type="band1Horz">
      <w:tblPr/>
      <w:tcPr>
        <w:tcBorders>
          <w:top w:val="nil"/>
          <w:bottom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MittlereListe2-Akzent3">
    <w:name w:val="Medium List 2 Accent 3"/>
    <w:basedOn w:val="NormaleTabelle"/>
    <w:uiPriority w:val="99"/>
    <w:semiHidden/>
    <w:rsid w:val="00052114"/>
    <w:rPr>
      <w:color w:val="000000"/>
    </w:rPr>
    <w:tblPr>
      <w:tblStyleRowBandSize w:val="1"/>
      <w:tblStyleColBandSize w:val="1"/>
      <w:tblBorders>
        <w:top w:val="single" w:color="9BBB59" w:sz="8" w:space="0"/>
        <w:left w:val="single" w:color="9BBB59" w:sz="8" w:space="0"/>
        <w:bottom w:val="single" w:color="9BBB59" w:sz="8" w:space="0"/>
        <w:right w:val="single" w:color="9BBB59" w:sz="8" w:space="0"/>
      </w:tblBorders>
    </w:tblPr>
    <w:tblStylePr w:type="firstRow">
      <w:rPr>
        <w:sz w:val="24"/>
        <w:szCs w:val="24"/>
      </w:rPr>
      <w:tblPr/>
      <w:tcPr>
        <w:tcBorders>
          <w:top w:val="nil"/>
          <w:left w:val="nil"/>
          <w:bottom w:val="single" w:color="9BBB59" w:sz="24" w:space="0"/>
          <w:right w:val="nil"/>
          <w:insideH w:val="nil"/>
          <w:insideV w:val="nil"/>
        </w:tcBorders>
        <w:shd w:val="clear" w:color="auto" w:fill="FFFFFF"/>
      </w:tcPr>
    </w:tblStylePr>
    <w:tblStylePr w:type="lastRow">
      <w:tblPr/>
      <w:tcPr>
        <w:tcBorders>
          <w:top w:val="single" w:color="9BBB59" w:sz="8" w:space="0"/>
          <w:left w:val="nil"/>
          <w:bottom w:val="nil"/>
          <w:right w:val="nil"/>
          <w:insideH w:val="nil"/>
          <w:insideV w:val="nil"/>
        </w:tcBorders>
        <w:shd w:val="clear" w:color="auto" w:fill="FFFFFF"/>
      </w:tcPr>
    </w:tblStylePr>
    <w:tblStylePr w:type="firstCol">
      <w:tblPr/>
      <w:tcPr>
        <w:tcBorders>
          <w:top w:val="nil"/>
          <w:left w:val="nil"/>
          <w:bottom w:val="nil"/>
          <w:right w:val="single" w:color="9BBB59" w:sz="8" w:space="0"/>
          <w:insideH w:val="nil"/>
          <w:insideV w:val="nil"/>
        </w:tcBorders>
        <w:shd w:val="clear" w:color="auto" w:fill="FFFFFF"/>
      </w:tcPr>
    </w:tblStylePr>
    <w:tblStylePr w:type="lastCol">
      <w:tblPr/>
      <w:tcPr>
        <w:tcBorders>
          <w:top w:val="nil"/>
          <w:left w:val="single" w:color="9BBB59" w:sz="8" w:space="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6EED5"/>
      </w:tcPr>
    </w:tblStylePr>
    <w:tblStylePr w:type="band1Horz">
      <w:tblPr/>
      <w:tcPr>
        <w:tcBorders>
          <w:top w:val="nil"/>
          <w:bottom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MittlereListe2-Akzent4">
    <w:name w:val="Medium List 2 Accent 4"/>
    <w:basedOn w:val="NormaleTabelle"/>
    <w:uiPriority w:val="99"/>
    <w:semiHidden/>
    <w:rsid w:val="00052114"/>
    <w:rPr>
      <w:color w:val="000000"/>
    </w:rPr>
    <w:tblPr>
      <w:tblStyleRowBandSize w:val="1"/>
      <w:tblStyleColBandSize w:val="1"/>
      <w:tblBorders>
        <w:top w:val="single" w:color="8064A2" w:sz="8" w:space="0"/>
        <w:left w:val="single" w:color="8064A2" w:sz="8" w:space="0"/>
        <w:bottom w:val="single" w:color="8064A2" w:sz="8" w:space="0"/>
        <w:right w:val="single" w:color="8064A2" w:sz="8" w:space="0"/>
      </w:tblBorders>
    </w:tblPr>
    <w:tblStylePr w:type="firstRow">
      <w:rPr>
        <w:sz w:val="24"/>
        <w:szCs w:val="24"/>
      </w:rPr>
      <w:tblPr/>
      <w:tcPr>
        <w:tcBorders>
          <w:top w:val="nil"/>
          <w:left w:val="nil"/>
          <w:bottom w:val="single" w:color="8064A2" w:sz="24" w:space="0"/>
          <w:right w:val="nil"/>
          <w:insideH w:val="nil"/>
          <w:insideV w:val="nil"/>
        </w:tcBorders>
        <w:shd w:val="clear" w:color="auto" w:fill="FFFFFF"/>
      </w:tcPr>
    </w:tblStylePr>
    <w:tblStylePr w:type="lastRow">
      <w:tblPr/>
      <w:tcPr>
        <w:tcBorders>
          <w:top w:val="single" w:color="8064A2" w:sz="8" w:space="0"/>
          <w:left w:val="nil"/>
          <w:bottom w:val="nil"/>
          <w:right w:val="nil"/>
          <w:insideH w:val="nil"/>
          <w:insideV w:val="nil"/>
        </w:tcBorders>
        <w:shd w:val="clear" w:color="auto" w:fill="FFFFFF"/>
      </w:tcPr>
    </w:tblStylePr>
    <w:tblStylePr w:type="firstCol">
      <w:tblPr/>
      <w:tcPr>
        <w:tcBorders>
          <w:top w:val="nil"/>
          <w:left w:val="nil"/>
          <w:bottom w:val="nil"/>
          <w:right w:val="single" w:color="8064A2" w:sz="8" w:space="0"/>
          <w:insideH w:val="nil"/>
          <w:insideV w:val="nil"/>
        </w:tcBorders>
        <w:shd w:val="clear" w:color="auto" w:fill="FFFFFF"/>
      </w:tcPr>
    </w:tblStylePr>
    <w:tblStylePr w:type="lastCol">
      <w:tblPr/>
      <w:tcPr>
        <w:tcBorders>
          <w:top w:val="nil"/>
          <w:left w:val="single" w:color="8064A2" w:sz="8" w:space="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FD8E8"/>
      </w:tcPr>
    </w:tblStylePr>
    <w:tblStylePr w:type="band1Horz">
      <w:tblPr/>
      <w:tcPr>
        <w:tcBorders>
          <w:top w:val="nil"/>
          <w:bottom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MittlereListe2-Akzent5">
    <w:name w:val="Medium List 2 Accent 5"/>
    <w:basedOn w:val="NormaleTabelle"/>
    <w:uiPriority w:val="99"/>
    <w:semiHidden/>
    <w:rsid w:val="00052114"/>
    <w:rPr>
      <w:color w:val="000000"/>
    </w:rPr>
    <w:tblPr>
      <w:tblStyleRowBandSize w:val="1"/>
      <w:tblStyleColBandSize w:val="1"/>
      <w:tblBorders>
        <w:top w:val="single" w:color="4BACC6" w:sz="8" w:space="0"/>
        <w:left w:val="single" w:color="4BACC6" w:sz="8" w:space="0"/>
        <w:bottom w:val="single" w:color="4BACC6" w:sz="8" w:space="0"/>
        <w:right w:val="single" w:color="4BACC6" w:sz="8" w:space="0"/>
      </w:tblBorders>
    </w:tblPr>
    <w:tblStylePr w:type="firstRow">
      <w:rPr>
        <w:sz w:val="24"/>
        <w:szCs w:val="24"/>
      </w:rPr>
      <w:tblPr/>
      <w:tcPr>
        <w:tcBorders>
          <w:top w:val="nil"/>
          <w:left w:val="nil"/>
          <w:bottom w:val="single" w:color="4BACC6" w:sz="24" w:space="0"/>
          <w:right w:val="nil"/>
          <w:insideH w:val="nil"/>
          <w:insideV w:val="nil"/>
        </w:tcBorders>
        <w:shd w:val="clear" w:color="auto" w:fill="FFFFFF"/>
      </w:tcPr>
    </w:tblStylePr>
    <w:tblStylePr w:type="lastRow">
      <w:tblPr/>
      <w:tcPr>
        <w:tcBorders>
          <w:top w:val="single" w:color="4BACC6" w:sz="8" w:space="0"/>
          <w:left w:val="nil"/>
          <w:bottom w:val="nil"/>
          <w:right w:val="nil"/>
          <w:insideH w:val="nil"/>
          <w:insideV w:val="nil"/>
        </w:tcBorders>
        <w:shd w:val="clear" w:color="auto" w:fill="FFFFFF"/>
      </w:tcPr>
    </w:tblStylePr>
    <w:tblStylePr w:type="firstCol">
      <w:tblPr/>
      <w:tcPr>
        <w:tcBorders>
          <w:top w:val="nil"/>
          <w:left w:val="nil"/>
          <w:bottom w:val="nil"/>
          <w:right w:val="single" w:color="4BACC6" w:sz="8" w:space="0"/>
          <w:insideH w:val="nil"/>
          <w:insideV w:val="nil"/>
        </w:tcBorders>
        <w:shd w:val="clear" w:color="auto" w:fill="FFFFFF"/>
      </w:tcPr>
    </w:tblStylePr>
    <w:tblStylePr w:type="lastCol">
      <w:tblPr/>
      <w:tcPr>
        <w:tcBorders>
          <w:top w:val="nil"/>
          <w:left w:val="single" w:color="4BACC6" w:sz="8" w:space="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2EAF1"/>
      </w:tcPr>
    </w:tblStylePr>
    <w:tblStylePr w:type="band1Horz">
      <w:tblPr/>
      <w:tcPr>
        <w:tcBorders>
          <w:top w:val="nil"/>
          <w:bottom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MittlereListe2-Akzent6">
    <w:name w:val="Medium List 2 Accent 6"/>
    <w:basedOn w:val="NormaleTabelle"/>
    <w:uiPriority w:val="99"/>
    <w:semiHidden/>
    <w:rsid w:val="00052114"/>
    <w:rPr>
      <w:color w:val="000000"/>
    </w:rPr>
    <w:tblPr>
      <w:tblStyleRowBandSize w:val="1"/>
      <w:tblStyleColBandSize w:val="1"/>
      <w:tblBorders>
        <w:top w:val="single" w:color="F79646" w:sz="8" w:space="0"/>
        <w:left w:val="single" w:color="F79646" w:sz="8" w:space="0"/>
        <w:bottom w:val="single" w:color="F79646" w:sz="8" w:space="0"/>
        <w:right w:val="single" w:color="F79646" w:sz="8" w:space="0"/>
      </w:tblBorders>
    </w:tblPr>
    <w:tblStylePr w:type="firstRow">
      <w:rPr>
        <w:sz w:val="24"/>
        <w:szCs w:val="24"/>
      </w:rPr>
      <w:tblPr/>
      <w:tcPr>
        <w:tcBorders>
          <w:top w:val="nil"/>
          <w:left w:val="nil"/>
          <w:bottom w:val="single" w:color="F79646" w:sz="24" w:space="0"/>
          <w:right w:val="nil"/>
          <w:insideH w:val="nil"/>
          <w:insideV w:val="nil"/>
        </w:tcBorders>
        <w:shd w:val="clear" w:color="auto" w:fill="FFFFFF"/>
      </w:tcPr>
    </w:tblStylePr>
    <w:tblStylePr w:type="lastRow">
      <w:tblPr/>
      <w:tcPr>
        <w:tcBorders>
          <w:top w:val="single" w:color="F79646" w:sz="8" w:space="0"/>
          <w:left w:val="nil"/>
          <w:bottom w:val="nil"/>
          <w:right w:val="nil"/>
          <w:insideH w:val="nil"/>
          <w:insideV w:val="nil"/>
        </w:tcBorders>
        <w:shd w:val="clear" w:color="auto" w:fill="FFFFFF"/>
      </w:tcPr>
    </w:tblStylePr>
    <w:tblStylePr w:type="firstCol">
      <w:tblPr/>
      <w:tcPr>
        <w:tcBorders>
          <w:top w:val="nil"/>
          <w:left w:val="nil"/>
          <w:bottom w:val="nil"/>
          <w:right w:val="single" w:color="F79646" w:sz="8" w:space="0"/>
          <w:insideH w:val="nil"/>
          <w:insideV w:val="nil"/>
        </w:tcBorders>
        <w:shd w:val="clear" w:color="auto" w:fill="FFFFFF"/>
      </w:tcPr>
    </w:tblStylePr>
    <w:tblStylePr w:type="lastCol">
      <w:tblPr/>
      <w:tcPr>
        <w:tcBorders>
          <w:top w:val="nil"/>
          <w:left w:val="single" w:color="F79646" w:sz="8" w:space="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DE4D0"/>
      </w:tcPr>
    </w:tblStylePr>
    <w:tblStylePr w:type="band1Horz">
      <w:tblPr/>
      <w:tcPr>
        <w:tcBorders>
          <w:top w:val="nil"/>
          <w:bottom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styleId="MittlereSchattierung1">
    <w:name w:val="Medium Shading 1"/>
    <w:basedOn w:val="NormaleTabelle"/>
    <w:uiPriority w:val="99"/>
    <w:semiHidden/>
    <w:rsid w:val="00052114"/>
    <w:tblPr>
      <w:tblStyleRowBandSize w:val="1"/>
      <w:tblStyleColBandSize w:val="1"/>
      <w:tblBorders>
        <w:top w:val="single" w:color="404040" w:sz="8" w:space="0"/>
        <w:left w:val="single" w:color="404040" w:sz="8" w:space="0"/>
        <w:bottom w:val="single" w:color="404040" w:sz="8" w:space="0"/>
        <w:right w:val="single" w:color="404040" w:sz="8" w:space="0"/>
        <w:insideH w:val="single" w:color="404040" w:sz="8" w:space="0"/>
      </w:tblBorders>
    </w:tblPr>
    <w:tblStylePr w:type="firstRow">
      <w:pPr>
        <w:spacing w:before="0" w:after="0" w:line="240" w:lineRule="auto"/>
      </w:pPr>
      <w:rPr>
        <w:b/>
        <w:bCs/>
        <w:color w:val="FFFFFF"/>
      </w:rPr>
      <w:tblPr/>
      <w:tcPr>
        <w:tcBorders>
          <w:top w:val="single" w:color="404040" w:sz="8" w:space="0"/>
          <w:left w:val="single" w:color="404040" w:sz="8" w:space="0"/>
          <w:bottom w:val="single" w:color="404040" w:sz="8" w:space="0"/>
          <w:right w:val="single" w:color="404040" w:sz="8" w:space="0"/>
          <w:insideH w:val="nil"/>
          <w:insideV w:val="nil"/>
        </w:tcBorders>
        <w:shd w:val="clear" w:color="auto" w:fill="000000"/>
      </w:tcPr>
    </w:tblStylePr>
    <w:tblStylePr w:type="lastRow">
      <w:pPr>
        <w:spacing w:before="0" w:after="0" w:line="240" w:lineRule="auto"/>
      </w:pPr>
      <w:rPr>
        <w:b/>
        <w:bCs/>
      </w:rPr>
      <w:tblPr/>
      <w:tcPr>
        <w:tcBorders>
          <w:top w:val="double" w:color="404040" w:sz="6" w:space="0"/>
          <w:left w:val="single" w:color="404040" w:sz="8" w:space="0"/>
          <w:bottom w:val="single" w:color="404040" w:sz="8" w:space="0"/>
          <w:right w:val="single" w:color="404040" w:sz="8" w:space="0"/>
          <w:insideH w:val="nil"/>
          <w:insideV w:val="nil"/>
        </w:tcBorders>
      </w:tcPr>
    </w:tblStylePr>
    <w:tblStylePr w:type="firstCol">
      <w:rPr>
        <w:b/>
        <w:bCs/>
      </w:rPr>
      <w:tblPr/>
    </w:tblStylePr>
    <w:tblStylePr w:type="lastCol">
      <w:rPr>
        <w:b/>
        <w:bCs/>
      </w:rPr>
      <w:tbl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MittlereSchattierung1-Akzent1">
    <w:name w:val="Medium Shading 1 Accent 1"/>
    <w:basedOn w:val="NormaleTabelle"/>
    <w:uiPriority w:val="99"/>
    <w:semiHidden/>
    <w:rsid w:val="00052114"/>
    <w:tblPr>
      <w:tblStyleRowBandSize w:val="1"/>
      <w:tblStyleColBandSize w:val="1"/>
      <w:tblBorders>
        <w:top w:val="single" w:color="7BA0CD" w:sz="8" w:space="0"/>
        <w:left w:val="single" w:color="7BA0CD" w:sz="8" w:space="0"/>
        <w:bottom w:val="single" w:color="7BA0CD" w:sz="8" w:space="0"/>
        <w:right w:val="single" w:color="7BA0CD" w:sz="8" w:space="0"/>
        <w:insideH w:val="single" w:color="7BA0CD" w:sz="8" w:space="0"/>
      </w:tblBorders>
    </w:tblPr>
    <w:tblStylePr w:type="firstRow">
      <w:pPr>
        <w:spacing w:before="0" w:after="0" w:line="240" w:lineRule="auto"/>
      </w:pPr>
      <w:rPr>
        <w:b/>
        <w:bCs/>
        <w:color w:val="FFFFFF"/>
      </w:rPr>
      <w:tblPr/>
      <w:tcPr>
        <w:tcBorders>
          <w:top w:val="single" w:color="7BA0CD" w:sz="8" w:space="0"/>
          <w:left w:val="single" w:color="7BA0CD" w:sz="8" w:space="0"/>
          <w:bottom w:val="single" w:color="7BA0CD" w:sz="8" w:space="0"/>
          <w:right w:val="single" w:color="7BA0CD" w:sz="8" w:space="0"/>
          <w:insideH w:val="nil"/>
          <w:insideV w:val="nil"/>
        </w:tcBorders>
        <w:shd w:val="clear" w:color="auto" w:fill="4F81BD"/>
      </w:tcPr>
    </w:tblStylePr>
    <w:tblStylePr w:type="lastRow">
      <w:pPr>
        <w:spacing w:before="0" w:after="0" w:line="240" w:lineRule="auto"/>
      </w:pPr>
      <w:rPr>
        <w:b/>
        <w:bCs/>
      </w:rPr>
      <w:tblPr/>
      <w:tcPr>
        <w:tcBorders>
          <w:top w:val="double" w:color="7BA0CD" w:sz="6" w:space="0"/>
          <w:left w:val="single" w:color="7BA0CD" w:sz="8" w:space="0"/>
          <w:bottom w:val="single" w:color="7BA0CD" w:sz="8" w:space="0"/>
          <w:right w:val="single" w:color="7BA0CD" w:sz="8" w:space="0"/>
          <w:insideH w:val="nil"/>
          <w:insideV w:val="nil"/>
        </w:tcBorders>
      </w:tcPr>
    </w:tblStylePr>
    <w:tblStylePr w:type="firstCol">
      <w:rPr>
        <w:b/>
        <w:bCs/>
      </w:rPr>
      <w:tblPr/>
    </w:tblStylePr>
    <w:tblStylePr w:type="lastCol">
      <w:rPr>
        <w:b/>
        <w:bCs/>
      </w:rPr>
      <w:tbl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MittlereSchattierung1-Akzent2">
    <w:name w:val="Medium Shading 1 Accent 2"/>
    <w:basedOn w:val="NormaleTabelle"/>
    <w:uiPriority w:val="99"/>
    <w:semiHidden/>
    <w:rsid w:val="00052114"/>
    <w:tblPr>
      <w:tblStyleRowBandSize w:val="1"/>
      <w:tblStyleColBandSize w:val="1"/>
      <w:tblBorders>
        <w:top w:val="single" w:color="CF7B79" w:sz="8" w:space="0"/>
        <w:left w:val="single" w:color="CF7B79" w:sz="8" w:space="0"/>
        <w:bottom w:val="single" w:color="CF7B79" w:sz="8" w:space="0"/>
        <w:right w:val="single" w:color="CF7B79" w:sz="8" w:space="0"/>
        <w:insideH w:val="single" w:color="CF7B79" w:sz="8" w:space="0"/>
      </w:tblBorders>
    </w:tblPr>
    <w:tblStylePr w:type="firstRow">
      <w:pPr>
        <w:spacing w:before="0" w:after="0" w:line="240" w:lineRule="auto"/>
      </w:pPr>
      <w:rPr>
        <w:b/>
        <w:bCs/>
        <w:color w:val="FFFFFF"/>
      </w:rPr>
      <w:tblPr/>
      <w:tcPr>
        <w:tcBorders>
          <w:top w:val="single" w:color="CF7B79" w:sz="8" w:space="0"/>
          <w:left w:val="single" w:color="CF7B79" w:sz="8" w:space="0"/>
          <w:bottom w:val="single" w:color="CF7B79" w:sz="8" w:space="0"/>
          <w:right w:val="single" w:color="CF7B79" w:sz="8" w:space="0"/>
          <w:insideH w:val="nil"/>
          <w:insideV w:val="nil"/>
        </w:tcBorders>
        <w:shd w:val="clear" w:color="auto" w:fill="C0504D"/>
      </w:tcPr>
    </w:tblStylePr>
    <w:tblStylePr w:type="lastRow">
      <w:pPr>
        <w:spacing w:before="0" w:after="0" w:line="240" w:lineRule="auto"/>
      </w:pPr>
      <w:rPr>
        <w:b/>
        <w:bCs/>
      </w:rPr>
      <w:tblPr/>
      <w:tcPr>
        <w:tcBorders>
          <w:top w:val="double" w:color="CF7B79" w:sz="6" w:space="0"/>
          <w:left w:val="single" w:color="CF7B79" w:sz="8" w:space="0"/>
          <w:bottom w:val="single" w:color="CF7B79" w:sz="8" w:space="0"/>
          <w:right w:val="single" w:color="CF7B79" w:sz="8" w:space="0"/>
          <w:insideH w:val="nil"/>
          <w:insideV w:val="nil"/>
        </w:tcBorders>
      </w:tcPr>
    </w:tblStylePr>
    <w:tblStylePr w:type="firstCol">
      <w:rPr>
        <w:b/>
        <w:bCs/>
      </w:rPr>
      <w:tblPr/>
    </w:tblStylePr>
    <w:tblStylePr w:type="lastCol">
      <w:rPr>
        <w:b/>
        <w:bCs/>
      </w:rPr>
      <w:tbl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styleId="MittlereSchattierung1-Akzent3">
    <w:name w:val="Medium Shading 1 Accent 3"/>
    <w:basedOn w:val="NormaleTabelle"/>
    <w:uiPriority w:val="99"/>
    <w:semiHidden/>
    <w:rsid w:val="00052114"/>
    <w:tblPr>
      <w:tblStyleRowBandSize w:val="1"/>
      <w:tblStyleColBandSize w:val="1"/>
      <w:tblBorders>
        <w:top w:val="single" w:color="B3CC82" w:sz="8" w:space="0"/>
        <w:left w:val="single" w:color="B3CC82" w:sz="8" w:space="0"/>
        <w:bottom w:val="single" w:color="B3CC82" w:sz="8" w:space="0"/>
        <w:right w:val="single" w:color="B3CC82" w:sz="8" w:space="0"/>
        <w:insideH w:val="single" w:color="B3CC82" w:sz="8" w:space="0"/>
      </w:tblBorders>
    </w:tblPr>
    <w:tblStylePr w:type="firstRow">
      <w:pPr>
        <w:spacing w:before="0" w:after="0" w:line="240" w:lineRule="auto"/>
      </w:pPr>
      <w:rPr>
        <w:b/>
        <w:bCs/>
        <w:color w:val="FFFFFF"/>
      </w:rPr>
      <w:tblPr/>
      <w:tcPr>
        <w:tcBorders>
          <w:top w:val="single" w:color="B3CC82" w:sz="8" w:space="0"/>
          <w:left w:val="single" w:color="B3CC82" w:sz="8" w:space="0"/>
          <w:bottom w:val="single" w:color="B3CC82" w:sz="8" w:space="0"/>
          <w:right w:val="single" w:color="B3CC82" w:sz="8" w:space="0"/>
          <w:insideH w:val="nil"/>
          <w:insideV w:val="nil"/>
        </w:tcBorders>
        <w:shd w:val="clear" w:color="auto" w:fill="9BBB59"/>
      </w:tcPr>
    </w:tblStylePr>
    <w:tblStylePr w:type="lastRow">
      <w:pPr>
        <w:spacing w:before="0" w:after="0" w:line="240" w:lineRule="auto"/>
      </w:pPr>
      <w:rPr>
        <w:b/>
        <w:bCs/>
      </w:rPr>
      <w:tblPr/>
      <w:tcPr>
        <w:tcBorders>
          <w:top w:val="double" w:color="B3CC82" w:sz="6" w:space="0"/>
          <w:left w:val="single" w:color="B3CC82" w:sz="8" w:space="0"/>
          <w:bottom w:val="single" w:color="B3CC82" w:sz="8" w:space="0"/>
          <w:right w:val="single" w:color="B3CC82" w:sz="8" w:space="0"/>
          <w:insideH w:val="nil"/>
          <w:insideV w:val="nil"/>
        </w:tcBorders>
      </w:tcPr>
    </w:tblStylePr>
    <w:tblStylePr w:type="firstCol">
      <w:rPr>
        <w:b/>
        <w:bCs/>
      </w:rPr>
      <w:tblPr/>
    </w:tblStylePr>
    <w:tblStylePr w:type="lastCol">
      <w:rPr>
        <w:b/>
        <w:bCs/>
      </w:rPr>
      <w:tbl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MittlereSchattierung1-Akzent4">
    <w:name w:val="Medium Shading 1 Accent 4"/>
    <w:basedOn w:val="NormaleTabelle"/>
    <w:uiPriority w:val="99"/>
    <w:semiHidden/>
    <w:rsid w:val="00052114"/>
    <w:tblPr>
      <w:tblStyleRowBandSize w:val="1"/>
      <w:tblStyleColBandSize w:val="1"/>
      <w:tblBorders>
        <w:top w:val="single" w:color="9F8AB9" w:sz="8" w:space="0"/>
        <w:left w:val="single" w:color="9F8AB9" w:sz="8" w:space="0"/>
        <w:bottom w:val="single" w:color="9F8AB9" w:sz="8" w:space="0"/>
        <w:right w:val="single" w:color="9F8AB9" w:sz="8" w:space="0"/>
        <w:insideH w:val="single" w:color="9F8AB9" w:sz="8" w:space="0"/>
      </w:tblBorders>
    </w:tblPr>
    <w:tblStylePr w:type="firstRow">
      <w:pPr>
        <w:spacing w:before="0" w:after="0" w:line="240" w:lineRule="auto"/>
      </w:pPr>
      <w:rPr>
        <w:b/>
        <w:bCs/>
        <w:color w:val="FFFFFF"/>
      </w:rPr>
      <w:tblPr/>
      <w:tcPr>
        <w:tcBorders>
          <w:top w:val="single" w:color="9F8AB9" w:sz="8" w:space="0"/>
          <w:left w:val="single" w:color="9F8AB9" w:sz="8" w:space="0"/>
          <w:bottom w:val="single" w:color="9F8AB9" w:sz="8" w:space="0"/>
          <w:right w:val="single" w:color="9F8AB9" w:sz="8" w:space="0"/>
          <w:insideH w:val="nil"/>
          <w:insideV w:val="nil"/>
        </w:tcBorders>
        <w:shd w:val="clear" w:color="auto" w:fill="8064A2"/>
      </w:tcPr>
    </w:tblStylePr>
    <w:tblStylePr w:type="lastRow">
      <w:pPr>
        <w:spacing w:before="0" w:after="0" w:line="240" w:lineRule="auto"/>
      </w:pPr>
      <w:rPr>
        <w:b/>
        <w:bCs/>
      </w:rPr>
      <w:tblPr/>
      <w:tcPr>
        <w:tcBorders>
          <w:top w:val="double" w:color="9F8AB9" w:sz="6" w:space="0"/>
          <w:left w:val="single" w:color="9F8AB9" w:sz="8" w:space="0"/>
          <w:bottom w:val="single" w:color="9F8AB9" w:sz="8" w:space="0"/>
          <w:right w:val="single" w:color="9F8AB9" w:sz="8" w:space="0"/>
          <w:insideH w:val="nil"/>
          <w:insideV w:val="nil"/>
        </w:tcBorders>
      </w:tcPr>
    </w:tblStylePr>
    <w:tblStylePr w:type="firstCol">
      <w:rPr>
        <w:b/>
        <w:bCs/>
      </w:rPr>
      <w:tblPr/>
    </w:tblStylePr>
    <w:tblStylePr w:type="lastCol">
      <w:rPr>
        <w:b/>
        <w:bCs/>
      </w:rPr>
      <w:tbl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MittlereSchattierung1-Akzent5">
    <w:name w:val="Medium Shading 1 Accent 5"/>
    <w:basedOn w:val="NormaleTabelle"/>
    <w:uiPriority w:val="99"/>
    <w:semiHidden/>
    <w:rsid w:val="00052114"/>
    <w:tblPr>
      <w:tblStyleRowBandSize w:val="1"/>
      <w:tblStyleColBandSize w:val="1"/>
      <w:tblBorders>
        <w:top w:val="single" w:color="78C0D4" w:sz="8" w:space="0"/>
        <w:left w:val="single" w:color="78C0D4" w:sz="8" w:space="0"/>
        <w:bottom w:val="single" w:color="78C0D4" w:sz="8" w:space="0"/>
        <w:right w:val="single" w:color="78C0D4" w:sz="8" w:space="0"/>
        <w:insideH w:val="single" w:color="78C0D4" w:sz="8" w:space="0"/>
      </w:tblBorders>
    </w:tblPr>
    <w:tblStylePr w:type="firstRow">
      <w:pPr>
        <w:spacing w:before="0" w:after="0" w:line="240" w:lineRule="auto"/>
      </w:pPr>
      <w:rPr>
        <w:b/>
        <w:bCs/>
        <w:color w:val="FFFFFF"/>
      </w:rPr>
      <w:tblPr/>
      <w:tcPr>
        <w:tcBorders>
          <w:top w:val="single" w:color="78C0D4" w:sz="8" w:space="0"/>
          <w:left w:val="single" w:color="78C0D4" w:sz="8" w:space="0"/>
          <w:bottom w:val="single" w:color="78C0D4" w:sz="8" w:space="0"/>
          <w:right w:val="single" w:color="78C0D4" w:sz="8" w:space="0"/>
          <w:insideH w:val="nil"/>
          <w:insideV w:val="nil"/>
        </w:tcBorders>
        <w:shd w:val="clear" w:color="auto" w:fill="4BACC6"/>
      </w:tcPr>
    </w:tblStylePr>
    <w:tblStylePr w:type="lastRow">
      <w:pPr>
        <w:spacing w:before="0" w:after="0" w:line="240" w:lineRule="auto"/>
      </w:pPr>
      <w:rPr>
        <w:b/>
        <w:bCs/>
      </w:rPr>
      <w:tblPr/>
      <w:tcPr>
        <w:tcBorders>
          <w:top w:val="double" w:color="78C0D4" w:sz="6" w:space="0"/>
          <w:left w:val="single" w:color="78C0D4" w:sz="8" w:space="0"/>
          <w:bottom w:val="single" w:color="78C0D4" w:sz="8" w:space="0"/>
          <w:right w:val="single" w:color="78C0D4" w:sz="8" w:space="0"/>
          <w:insideH w:val="nil"/>
          <w:insideV w:val="nil"/>
        </w:tcBorders>
      </w:tcPr>
    </w:tblStylePr>
    <w:tblStylePr w:type="firstCol">
      <w:rPr>
        <w:b/>
        <w:bCs/>
      </w:rPr>
      <w:tblPr/>
    </w:tblStylePr>
    <w:tblStylePr w:type="lastCol">
      <w:rPr>
        <w:b/>
        <w:bCs/>
      </w:rPr>
      <w:tbl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MittlereSchattierung1-Akzent6">
    <w:name w:val="Medium Shading 1 Accent 6"/>
    <w:basedOn w:val="NormaleTabelle"/>
    <w:uiPriority w:val="99"/>
    <w:semiHidden/>
    <w:rsid w:val="00052114"/>
    <w:tblPr>
      <w:tblStyleRowBandSize w:val="1"/>
      <w:tblStyleColBandSize w:val="1"/>
      <w:tblBorders>
        <w:top w:val="single" w:color="F9B074" w:sz="8" w:space="0"/>
        <w:left w:val="single" w:color="F9B074" w:sz="8" w:space="0"/>
        <w:bottom w:val="single" w:color="F9B074" w:sz="8" w:space="0"/>
        <w:right w:val="single" w:color="F9B074" w:sz="8" w:space="0"/>
        <w:insideH w:val="single" w:color="F9B074" w:sz="8" w:space="0"/>
      </w:tblBorders>
    </w:tblPr>
    <w:tblStylePr w:type="firstRow">
      <w:pPr>
        <w:spacing w:before="0" w:after="0" w:line="240" w:lineRule="auto"/>
      </w:pPr>
      <w:rPr>
        <w:b/>
        <w:bCs/>
        <w:color w:val="FFFFFF"/>
      </w:rPr>
      <w:tblPr/>
      <w:tcPr>
        <w:tcBorders>
          <w:top w:val="single" w:color="F9B074" w:sz="8" w:space="0"/>
          <w:left w:val="single" w:color="F9B074" w:sz="8" w:space="0"/>
          <w:bottom w:val="single" w:color="F9B074" w:sz="8" w:space="0"/>
          <w:right w:val="single" w:color="F9B074" w:sz="8" w:space="0"/>
          <w:insideH w:val="nil"/>
          <w:insideV w:val="nil"/>
        </w:tcBorders>
        <w:shd w:val="clear" w:color="auto" w:fill="F79646"/>
      </w:tcPr>
    </w:tblStylePr>
    <w:tblStylePr w:type="lastRow">
      <w:pPr>
        <w:spacing w:before="0" w:after="0" w:line="240" w:lineRule="auto"/>
      </w:pPr>
      <w:rPr>
        <w:b/>
        <w:bCs/>
      </w:rPr>
      <w:tblPr/>
      <w:tcPr>
        <w:tcBorders>
          <w:top w:val="double" w:color="F9B074" w:sz="6" w:space="0"/>
          <w:left w:val="single" w:color="F9B074" w:sz="8" w:space="0"/>
          <w:bottom w:val="single" w:color="F9B074" w:sz="8" w:space="0"/>
          <w:right w:val="single" w:color="F9B074" w:sz="8" w:space="0"/>
          <w:insideH w:val="nil"/>
          <w:insideV w:val="nil"/>
        </w:tcBorders>
      </w:tcPr>
    </w:tblStylePr>
    <w:tblStylePr w:type="firstCol">
      <w:rPr>
        <w:b/>
        <w:bCs/>
      </w:rPr>
      <w:tblPr/>
    </w:tblStylePr>
    <w:tblStylePr w:type="lastCol">
      <w:rPr>
        <w:b/>
        <w:bCs/>
      </w:rPr>
      <w:tbl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MittlereSchattierung2">
    <w:name w:val="Medium Shading 2"/>
    <w:basedOn w:val="NormaleTabelle"/>
    <w:uiPriority w:val="99"/>
    <w:semiHidden/>
    <w:rsid w:val="00052114"/>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nil"/>
          <w:bottom w:val="single" w:color="auto" w:sz="18" w:space="0"/>
          <w:right w:val="nil"/>
          <w:insideH w:val="nil"/>
          <w:insideV w:val="nil"/>
        </w:tcBorders>
        <w:shd w:val="clear" w:color="auto" w:fill="000000"/>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cPr>
    </w:tblStylePr>
    <w:tblStylePr w:type="firstCol">
      <w:rPr>
        <w:b/>
        <w:bCs/>
        <w:color w:val="FFFFFF"/>
      </w:rPr>
      <w:tblPr/>
      <w:tcPr>
        <w:tcBorders>
          <w:top w:val="nil"/>
          <w:left w:val="nil"/>
          <w:bottom w:val="single" w:color="auto" w:sz="18" w:space="0"/>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rPr>
      <w:tblPr/>
      <w:tcPr>
        <w:tcBorders>
          <w:top w:val="single" w:color="auto" w:sz="18" w:space="0"/>
          <w:left w:val="nil"/>
          <w:bottom w:val="single" w:color="auto" w:sz="18" w:space="0"/>
          <w:right w:val="nil"/>
          <w:insideH w:val="nil"/>
          <w:insideV w:val="nil"/>
        </w:tcBorders>
      </w:tcPr>
    </w:tblStylePr>
  </w:style>
  <w:style w:type="table" w:styleId="MittlereSchattierung2-Akzent1">
    <w:name w:val="Medium Shading 2 Accent 1"/>
    <w:basedOn w:val="NormaleTabelle"/>
    <w:uiPriority w:val="99"/>
    <w:semiHidden/>
    <w:rsid w:val="00052114"/>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nil"/>
          <w:bottom w:val="single" w:color="auto" w:sz="18" w:space="0"/>
          <w:right w:val="nil"/>
          <w:insideH w:val="nil"/>
          <w:insideV w:val="nil"/>
        </w:tcBorders>
        <w:shd w:val="clear" w:color="auto" w:fill="4F81BD"/>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cPr>
    </w:tblStylePr>
    <w:tblStylePr w:type="firstCol">
      <w:rPr>
        <w:b/>
        <w:bCs/>
        <w:color w:val="FFFFFF"/>
      </w:rPr>
      <w:tblPr/>
      <w:tcPr>
        <w:tcBorders>
          <w:top w:val="nil"/>
          <w:left w:val="nil"/>
          <w:bottom w:val="single" w:color="auto" w:sz="18" w:space="0"/>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rPr>
      <w:tblPr/>
      <w:tcPr>
        <w:tcBorders>
          <w:top w:val="single" w:color="auto" w:sz="18" w:space="0"/>
          <w:left w:val="nil"/>
          <w:bottom w:val="single" w:color="auto" w:sz="18" w:space="0"/>
          <w:right w:val="nil"/>
          <w:insideH w:val="nil"/>
          <w:insideV w:val="nil"/>
        </w:tcBorders>
      </w:tcPr>
    </w:tblStylePr>
  </w:style>
  <w:style w:type="table" w:styleId="MittlereSchattierung2-Akzent2">
    <w:name w:val="Medium Shading 2 Accent 2"/>
    <w:basedOn w:val="NormaleTabelle"/>
    <w:uiPriority w:val="99"/>
    <w:semiHidden/>
    <w:rsid w:val="00052114"/>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nil"/>
          <w:bottom w:val="single" w:color="auto" w:sz="18" w:space="0"/>
          <w:right w:val="nil"/>
          <w:insideH w:val="nil"/>
          <w:insideV w:val="nil"/>
        </w:tcBorders>
        <w:shd w:val="clear" w:color="auto" w:fill="C0504D"/>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cPr>
    </w:tblStylePr>
    <w:tblStylePr w:type="firstCol">
      <w:rPr>
        <w:b/>
        <w:bCs/>
        <w:color w:val="FFFFFF"/>
      </w:rPr>
      <w:tblPr/>
      <w:tcPr>
        <w:tcBorders>
          <w:top w:val="nil"/>
          <w:left w:val="nil"/>
          <w:bottom w:val="single" w:color="auto" w:sz="18" w:space="0"/>
          <w:right w:val="nil"/>
          <w:insideH w:val="nil"/>
          <w:insideV w:val="nil"/>
        </w:tcBorders>
        <w:shd w:val="clear" w:color="auto" w:fill="C0504D"/>
      </w:tcPr>
    </w:tblStylePr>
    <w:tblStylePr w:type="lastCol">
      <w:rPr>
        <w:b/>
        <w:bCs/>
        <w:color w:val="FFFFFF"/>
      </w:rPr>
      <w:tblPr/>
      <w:tcPr>
        <w:tcBorders>
          <w:left w:val="nil"/>
          <w:right w:val="nil"/>
          <w:insideH w:val="nil"/>
          <w:insideV w:val="nil"/>
        </w:tcBorders>
        <w:shd w:val="clear" w:color="auto" w:fill="C0504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rPr>
      <w:tblPr/>
      <w:tcPr>
        <w:tcBorders>
          <w:top w:val="single" w:color="auto" w:sz="18" w:space="0"/>
          <w:left w:val="nil"/>
          <w:bottom w:val="single" w:color="auto" w:sz="18" w:space="0"/>
          <w:right w:val="nil"/>
          <w:insideH w:val="nil"/>
          <w:insideV w:val="nil"/>
        </w:tcBorders>
      </w:tcPr>
    </w:tblStylePr>
  </w:style>
  <w:style w:type="table" w:styleId="MittlereSchattierung2-Akzent3">
    <w:name w:val="Medium Shading 2 Accent 3"/>
    <w:basedOn w:val="NormaleTabelle"/>
    <w:uiPriority w:val="99"/>
    <w:semiHidden/>
    <w:rsid w:val="00052114"/>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nil"/>
          <w:bottom w:val="single" w:color="auto" w:sz="18" w:space="0"/>
          <w:right w:val="nil"/>
          <w:insideH w:val="nil"/>
          <w:insideV w:val="nil"/>
        </w:tcBorders>
        <w:shd w:val="clear" w:color="auto" w:fill="9BBB59"/>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cPr>
    </w:tblStylePr>
    <w:tblStylePr w:type="firstCol">
      <w:rPr>
        <w:b/>
        <w:bCs/>
        <w:color w:val="FFFFFF"/>
      </w:rPr>
      <w:tblPr/>
      <w:tcPr>
        <w:tcBorders>
          <w:top w:val="nil"/>
          <w:left w:val="nil"/>
          <w:bottom w:val="single" w:color="auto" w:sz="18" w:space="0"/>
          <w:right w:val="nil"/>
          <w:insideH w:val="nil"/>
          <w:insideV w:val="nil"/>
        </w:tcBorders>
        <w:shd w:val="clear" w:color="auto" w:fill="9BBB59"/>
      </w:tcPr>
    </w:tblStylePr>
    <w:tblStylePr w:type="lastCol">
      <w:rPr>
        <w:b/>
        <w:bCs/>
        <w:color w:val="FFFFFF"/>
      </w:rPr>
      <w:tblPr/>
      <w:tcPr>
        <w:tcBorders>
          <w:left w:val="nil"/>
          <w:right w:val="nil"/>
          <w:insideH w:val="nil"/>
          <w:insideV w:val="nil"/>
        </w:tcBorders>
        <w:shd w:val="clear" w:color="auto" w:fill="9BBB59"/>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rPr>
      <w:tblPr/>
      <w:tcPr>
        <w:tcBorders>
          <w:top w:val="single" w:color="auto" w:sz="18" w:space="0"/>
          <w:left w:val="nil"/>
          <w:bottom w:val="single" w:color="auto" w:sz="18" w:space="0"/>
          <w:right w:val="nil"/>
          <w:insideH w:val="nil"/>
          <w:insideV w:val="nil"/>
        </w:tcBorders>
      </w:tcPr>
    </w:tblStylePr>
  </w:style>
  <w:style w:type="table" w:styleId="MittlereSchattierung2-Akzent4">
    <w:name w:val="Medium Shading 2 Accent 4"/>
    <w:basedOn w:val="NormaleTabelle"/>
    <w:uiPriority w:val="99"/>
    <w:semiHidden/>
    <w:rsid w:val="00052114"/>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nil"/>
          <w:bottom w:val="single" w:color="auto" w:sz="18" w:space="0"/>
          <w:right w:val="nil"/>
          <w:insideH w:val="nil"/>
          <w:insideV w:val="nil"/>
        </w:tcBorders>
        <w:shd w:val="clear" w:color="auto" w:fill="8064A2"/>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cPr>
    </w:tblStylePr>
    <w:tblStylePr w:type="firstCol">
      <w:rPr>
        <w:b/>
        <w:bCs/>
        <w:color w:val="FFFFFF"/>
      </w:rPr>
      <w:tblPr/>
      <w:tcPr>
        <w:tcBorders>
          <w:top w:val="nil"/>
          <w:left w:val="nil"/>
          <w:bottom w:val="single" w:color="auto" w:sz="18" w:space="0"/>
          <w:right w:val="nil"/>
          <w:insideH w:val="nil"/>
          <w:insideV w:val="nil"/>
        </w:tcBorders>
        <w:shd w:val="clear" w:color="auto" w:fill="8064A2"/>
      </w:tcPr>
    </w:tblStylePr>
    <w:tblStylePr w:type="lastCol">
      <w:rPr>
        <w:b/>
        <w:bCs/>
        <w:color w:val="FFFFFF"/>
      </w:rPr>
      <w:tblPr/>
      <w:tcPr>
        <w:tcBorders>
          <w:left w:val="nil"/>
          <w:right w:val="nil"/>
          <w:insideH w:val="nil"/>
          <w:insideV w:val="nil"/>
        </w:tcBorders>
        <w:shd w:val="clear" w:color="auto" w:fill="8064A2"/>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rPr>
      <w:tblPr/>
      <w:tcPr>
        <w:tcBorders>
          <w:top w:val="single" w:color="auto" w:sz="18" w:space="0"/>
          <w:left w:val="nil"/>
          <w:bottom w:val="single" w:color="auto" w:sz="18" w:space="0"/>
          <w:right w:val="nil"/>
          <w:insideH w:val="nil"/>
          <w:insideV w:val="nil"/>
        </w:tcBorders>
      </w:tcPr>
    </w:tblStylePr>
  </w:style>
  <w:style w:type="table" w:styleId="MittlereSchattierung2-Akzent5">
    <w:name w:val="Medium Shading 2 Accent 5"/>
    <w:basedOn w:val="NormaleTabelle"/>
    <w:uiPriority w:val="99"/>
    <w:semiHidden/>
    <w:rsid w:val="00052114"/>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nil"/>
          <w:bottom w:val="single" w:color="auto" w:sz="18" w:space="0"/>
          <w:right w:val="nil"/>
          <w:insideH w:val="nil"/>
          <w:insideV w:val="nil"/>
        </w:tcBorders>
        <w:shd w:val="clear" w:color="auto" w:fill="4BACC6"/>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cPr>
    </w:tblStylePr>
    <w:tblStylePr w:type="firstCol">
      <w:rPr>
        <w:b/>
        <w:bCs/>
        <w:color w:val="FFFFFF"/>
      </w:rPr>
      <w:tblPr/>
      <w:tcPr>
        <w:tcBorders>
          <w:top w:val="nil"/>
          <w:left w:val="nil"/>
          <w:bottom w:val="single" w:color="auto" w:sz="18" w:space="0"/>
          <w:right w:val="nil"/>
          <w:insideH w:val="nil"/>
          <w:insideV w:val="nil"/>
        </w:tcBorders>
        <w:shd w:val="clear" w:color="auto" w:fill="4BACC6"/>
      </w:tcPr>
    </w:tblStylePr>
    <w:tblStylePr w:type="lastCol">
      <w:rPr>
        <w:b/>
        <w:bCs/>
        <w:color w:val="FFFFFF"/>
      </w:rPr>
      <w:tblPr/>
      <w:tcPr>
        <w:tcBorders>
          <w:left w:val="nil"/>
          <w:right w:val="nil"/>
          <w:insideH w:val="nil"/>
          <w:insideV w:val="nil"/>
        </w:tcBorders>
        <w:shd w:val="clear" w:color="auto" w:fill="4BACC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rPr>
      <w:tblPr/>
      <w:tcPr>
        <w:tcBorders>
          <w:top w:val="single" w:color="auto" w:sz="18" w:space="0"/>
          <w:left w:val="nil"/>
          <w:bottom w:val="single" w:color="auto" w:sz="18" w:space="0"/>
          <w:right w:val="nil"/>
          <w:insideH w:val="nil"/>
          <w:insideV w:val="nil"/>
        </w:tcBorders>
      </w:tcPr>
    </w:tblStylePr>
  </w:style>
  <w:style w:type="table" w:styleId="MittlereSchattierung2-Akzent6">
    <w:name w:val="Medium Shading 2 Accent 6"/>
    <w:basedOn w:val="NormaleTabelle"/>
    <w:uiPriority w:val="99"/>
    <w:semiHidden/>
    <w:rsid w:val="00052114"/>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nil"/>
          <w:bottom w:val="single" w:color="auto" w:sz="18" w:space="0"/>
          <w:right w:val="nil"/>
          <w:insideH w:val="nil"/>
          <w:insideV w:val="nil"/>
        </w:tcBorders>
        <w:shd w:val="clear" w:color="auto" w:fill="F79646"/>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cPr>
    </w:tblStylePr>
    <w:tblStylePr w:type="firstCol">
      <w:rPr>
        <w:b/>
        <w:bCs/>
        <w:color w:val="FFFFFF"/>
      </w:rPr>
      <w:tblPr/>
      <w:tcPr>
        <w:tcBorders>
          <w:top w:val="nil"/>
          <w:left w:val="nil"/>
          <w:bottom w:val="single" w:color="auto" w:sz="18" w:space="0"/>
          <w:right w:val="nil"/>
          <w:insideH w:val="nil"/>
          <w:insideV w:val="nil"/>
        </w:tcBorders>
        <w:shd w:val="clear" w:color="auto" w:fill="F79646"/>
      </w:tcPr>
    </w:tblStylePr>
    <w:tblStylePr w:type="lastCol">
      <w:rPr>
        <w:b/>
        <w:bCs/>
        <w:color w:val="FFFFFF"/>
      </w:rPr>
      <w:tblPr/>
      <w:tcPr>
        <w:tcBorders>
          <w:left w:val="nil"/>
          <w:right w:val="nil"/>
          <w:insideH w:val="nil"/>
          <w:insideV w:val="nil"/>
        </w:tcBorders>
        <w:shd w:val="clear" w:color="auto" w:fill="F7964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rPr>
      <w:tblPr/>
      <w:tcPr>
        <w:tcBorders>
          <w:top w:val="single" w:color="auto" w:sz="18" w:space="0"/>
          <w:left w:val="nil"/>
          <w:bottom w:val="single" w:color="auto" w:sz="18" w:space="0"/>
          <w:right w:val="nil"/>
          <w:insideH w:val="nil"/>
          <w:insideV w:val="nil"/>
        </w:tcBorders>
      </w:tcPr>
    </w:tblStylePr>
  </w:style>
  <w:style w:type="table" w:styleId="MittleresRaster1">
    <w:name w:val="Medium Grid 1"/>
    <w:basedOn w:val="NormaleTabelle"/>
    <w:uiPriority w:val="99"/>
    <w:semiHidden/>
    <w:rsid w:val="00052114"/>
    <w:tblPr>
      <w:tblStyleRowBandSize w:val="1"/>
      <w:tblStyleColBandSize w:val="1"/>
      <w:tblBorders>
        <w:top w:val="single" w:color="404040" w:sz="8" w:space="0"/>
        <w:left w:val="single" w:color="404040" w:sz="8" w:space="0"/>
        <w:bottom w:val="single" w:color="404040" w:sz="8" w:space="0"/>
        <w:right w:val="single" w:color="404040" w:sz="8" w:space="0"/>
        <w:insideH w:val="single" w:color="404040" w:sz="8" w:space="0"/>
        <w:insideV w:val="single" w:color="404040" w:sz="8" w:space="0"/>
      </w:tblBorders>
    </w:tblPr>
    <w:tcPr>
      <w:shd w:val="clear" w:color="auto" w:fill="C0C0C0"/>
    </w:tcPr>
    <w:tblStylePr w:type="firstRow">
      <w:rPr>
        <w:b/>
        <w:bCs/>
      </w:rPr>
      <w:tblPr/>
    </w:tblStylePr>
    <w:tblStylePr w:type="lastRow">
      <w:rPr>
        <w:b/>
        <w:bCs/>
      </w:rPr>
      <w:tblPr/>
      <w:tcPr>
        <w:tcBorders>
          <w:top w:val="single" w:color="404040" w:sz="18" w:space="0"/>
        </w:tcBorders>
      </w:tcPr>
    </w:tblStylePr>
    <w:tblStylePr w:type="firstCol">
      <w:rPr>
        <w:b/>
        <w:bCs/>
      </w:rPr>
      <w:tblPr/>
    </w:tblStylePr>
    <w:tblStylePr w:type="lastCol">
      <w:rPr>
        <w:b/>
        <w:bCs/>
      </w:rPr>
      <w:tblPr/>
    </w:tblStylePr>
    <w:tblStylePr w:type="band1Vert">
      <w:tblPr/>
      <w:tcPr>
        <w:shd w:val="clear" w:color="auto" w:fill="808080"/>
      </w:tcPr>
    </w:tblStylePr>
    <w:tblStylePr w:type="band1Horz">
      <w:tblPr/>
      <w:tcPr>
        <w:shd w:val="clear" w:color="auto" w:fill="808080"/>
      </w:tcPr>
    </w:tblStylePr>
  </w:style>
  <w:style w:type="table" w:styleId="MittleresRaster1-Akzent1">
    <w:name w:val="Medium Grid 1 Accent 1"/>
    <w:basedOn w:val="NormaleTabelle"/>
    <w:uiPriority w:val="99"/>
    <w:semiHidden/>
    <w:rsid w:val="00052114"/>
    <w:tblPr>
      <w:tblStyleRowBandSize w:val="1"/>
      <w:tblStyleColBandSize w:val="1"/>
      <w:tblBorders>
        <w:top w:val="single" w:color="7BA0CD" w:sz="8" w:space="0"/>
        <w:left w:val="single" w:color="7BA0CD" w:sz="8" w:space="0"/>
        <w:bottom w:val="single" w:color="7BA0CD" w:sz="8" w:space="0"/>
        <w:right w:val="single" w:color="7BA0CD" w:sz="8" w:space="0"/>
        <w:insideH w:val="single" w:color="7BA0CD" w:sz="8" w:space="0"/>
        <w:insideV w:val="single" w:color="7BA0CD" w:sz="8" w:space="0"/>
      </w:tblBorders>
    </w:tblPr>
    <w:tcPr>
      <w:shd w:val="clear" w:color="auto" w:fill="D3DFEE"/>
    </w:tcPr>
    <w:tblStylePr w:type="firstRow">
      <w:rPr>
        <w:b/>
        <w:bCs/>
      </w:rPr>
      <w:tblPr/>
    </w:tblStylePr>
    <w:tblStylePr w:type="lastRow">
      <w:rPr>
        <w:b/>
        <w:bCs/>
      </w:rPr>
      <w:tblPr/>
      <w:tcPr>
        <w:tcBorders>
          <w:top w:val="single" w:color="7BA0CD" w:sz="18" w:space="0"/>
        </w:tcBorders>
      </w:tcPr>
    </w:tblStylePr>
    <w:tblStylePr w:type="firstCol">
      <w:rPr>
        <w:b/>
        <w:bCs/>
      </w:rPr>
      <w:tblPr/>
    </w:tblStylePr>
    <w:tblStylePr w:type="lastCol">
      <w:rPr>
        <w:b/>
        <w:bCs/>
      </w:rPr>
      <w:tblPr/>
    </w:tblStylePr>
    <w:tblStylePr w:type="band1Vert">
      <w:tblPr/>
      <w:tcPr>
        <w:shd w:val="clear" w:color="auto" w:fill="A7BFDE"/>
      </w:tcPr>
    </w:tblStylePr>
    <w:tblStylePr w:type="band1Horz">
      <w:tblPr/>
      <w:tcPr>
        <w:shd w:val="clear" w:color="auto" w:fill="A7BFDE"/>
      </w:tcPr>
    </w:tblStylePr>
  </w:style>
  <w:style w:type="table" w:styleId="MittleresRaster1-Akzent2">
    <w:name w:val="Medium Grid 1 Accent 2"/>
    <w:basedOn w:val="NormaleTabelle"/>
    <w:uiPriority w:val="99"/>
    <w:semiHidden/>
    <w:rsid w:val="00052114"/>
    <w:tblPr>
      <w:tblStyleRowBandSize w:val="1"/>
      <w:tblStyleColBandSize w:val="1"/>
      <w:tblBorders>
        <w:top w:val="single" w:color="CF7B79" w:sz="8" w:space="0"/>
        <w:left w:val="single" w:color="CF7B79" w:sz="8" w:space="0"/>
        <w:bottom w:val="single" w:color="CF7B79" w:sz="8" w:space="0"/>
        <w:right w:val="single" w:color="CF7B79" w:sz="8" w:space="0"/>
        <w:insideH w:val="single" w:color="CF7B79" w:sz="8" w:space="0"/>
        <w:insideV w:val="single" w:color="CF7B79" w:sz="8" w:space="0"/>
      </w:tblBorders>
    </w:tblPr>
    <w:tcPr>
      <w:shd w:val="clear" w:color="auto" w:fill="EFD3D2"/>
    </w:tcPr>
    <w:tblStylePr w:type="firstRow">
      <w:rPr>
        <w:b/>
        <w:bCs/>
      </w:rPr>
      <w:tblPr/>
    </w:tblStylePr>
    <w:tblStylePr w:type="lastRow">
      <w:rPr>
        <w:b/>
        <w:bCs/>
      </w:rPr>
      <w:tblPr/>
      <w:tcPr>
        <w:tcBorders>
          <w:top w:val="single" w:color="CF7B79" w:sz="18" w:space="0"/>
        </w:tcBorders>
      </w:tcPr>
    </w:tblStylePr>
    <w:tblStylePr w:type="firstCol">
      <w:rPr>
        <w:b/>
        <w:bCs/>
      </w:rPr>
      <w:tblPr/>
    </w:tblStylePr>
    <w:tblStylePr w:type="lastCol">
      <w:rPr>
        <w:b/>
        <w:bCs/>
      </w:rPr>
      <w:tblPr/>
    </w:tblStylePr>
    <w:tblStylePr w:type="band1Vert">
      <w:tblPr/>
      <w:tcPr>
        <w:shd w:val="clear" w:color="auto" w:fill="DFA7A6"/>
      </w:tcPr>
    </w:tblStylePr>
    <w:tblStylePr w:type="band1Horz">
      <w:tblPr/>
      <w:tcPr>
        <w:shd w:val="clear" w:color="auto" w:fill="DFA7A6"/>
      </w:tcPr>
    </w:tblStylePr>
  </w:style>
  <w:style w:type="table" w:styleId="MittleresRaster1-Akzent3">
    <w:name w:val="Medium Grid 1 Accent 3"/>
    <w:basedOn w:val="NormaleTabelle"/>
    <w:uiPriority w:val="99"/>
    <w:semiHidden/>
    <w:rsid w:val="00052114"/>
    <w:tblPr>
      <w:tblStyleRowBandSize w:val="1"/>
      <w:tblStyleColBandSize w:val="1"/>
      <w:tblBorders>
        <w:top w:val="single" w:color="B3CC82" w:sz="8" w:space="0"/>
        <w:left w:val="single" w:color="B3CC82" w:sz="8" w:space="0"/>
        <w:bottom w:val="single" w:color="B3CC82" w:sz="8" w:space="0"/>
        <w:right w:val="single" w:color="B3CC82" w:sz="8" w:space="0"/>
        <w:insideH w:val="single" w:color="B3CC82" w:sz="8" w:space="0"/>
        <w:insideV w:val="single" w:color="B3CC82" w:sz="8" w:space="0"/>
      </w:tblBorders>
    </w:tblPr>
    <w:tcPr>
      <w:shd w:val="clear" w:color="auto" w:fill="E6EED5"/>
    </w:tcPr>
    <w:tblStylePr w:type="firstRow">
      <w:rPr>
        <w:b/>
        <w:bCs/>
      </w:rPr>
      <w:tblPr/>
    </w:tblStylePr>
    <w:tblStylePr w:type="lastRow">
      <w:rPr>
        <w:b/>
        <w:bCs/>
      </w:rPr>
      <w:tblPr/>
      <w:tcPr>
        <w:tcBorders>
          <w:top w:val="single" w:color="B3CC82" w:sz="18" w:space="0"/>
        </w:tcBorders>
      </w:tcPr>
    </w:tblStylePr>
    <w:tblStylePr w:type="firstCol">
      <w:rPr>
        <w:b/>
        <w:bCs/>
      </w:rPr>
      <w:tblPr/>
    </w:tblStylePr>
    <w:tblStylePr w:type="lastCol">
      <w:rPr>
        <w:b/>
        <w:bCs/>
      </w:rPr>
      <w:tblPr/>
    </w:tblStylePr>
    <w:tblStylePr w:type="band1Vert">
      <w:tblPr/>
      <w:tcPr>
        <w:shd w:val="clear" w:color="auto" w:fill="CDDDAC"/>
      </w:tcPr>
    </w:tblStylePr>
    <w:tblStylePr w:type="band1Horz">
      <w:tblPr/>
      <w:tcPr>
        <w:shd w:val="clear" w:color="auto" w:fill="CDDDAC"/>
      </w:tcPr>
    </w:tblStylePr>
  </w:style>
  <w:style w:type="table" w:styleId="MittleresRaster1-Akzent4">
    <w:name w:val="Medium Grid 1 Accent 4"/>
    <w:basedOn w:val="NormaleTabelle"/>
    <w:uiPriority w:val="99"/>
    <w:semiHidden/>
    <w:rsid w:val="00052114"/>
    <w:tblPr>
      <w:tblStyleRowBandSize w:val="1"/>
      <w:tblStyleColBandSize w:val="1"/>
      <w:tblBorders>
        <w:top w:val="single" w:color="9F8AB9" w:sz="8" w:space="0"/>
        <w:left w:val="single" w:color="9F8AB9" w:sz="8" w:space="0"/>
        <w:bottom w:val="single" w:color="9F8AB9" w:sz="8" w:space="0"/>
        <w:right w:val="single" w:color="9F8AB9" w:sz="8" w:space="0"/>
        <w:insideH w:val="single" w:color="9F8AB9" w:sz="8" w:space="0"/>
        <w:insideV w:val="single" w:color="9F8AB9" w:sz="8" w:space="0"/>
      </w:tblBorders>
    </w:tblPr>
    <w:tcPr>
      <w:shd w:val="clear" w:color="auto" w:fill="DFD8E8"/>
    </w:tcPr>
    <w:tblStylePr w:type="firstRow">
      <w:rPr>
        <w:b/>
        <w:bCs/>
      </w:rPr>
      <w:tblPr/>
    </w:tblStylePr>
    <w:tblStylePr w:type="lastRow">
      <w:rPr>
        <w:b/>
        <w:bCs/>
      </w:rPr>
      <w:tblPr/>
      <w:tcPr>
        <w:tcBorders>
          <w:top w:val="single" w:color="9F8AB9" w:sz="18" w:space="0"/>
        </w:tcBorders>
      </w:tcPr>
    </w:tblStylePr>
    <w:tblStylePr w:type="firstCol">
      <w:rPr>
        <w:b/>
        <w:bCs/>
      </w:rPr>
      <w:tblPr/>
    </w:tblStylePr>
    <w:tblStylePr w:type="lastCol">
      <w:rPr>
        <w:b/>
        <w:bCs/>
      </w:rPr>
      <w:tblPr/>
    </w:tblStylePr>
    <w:tblStylePr w:type="band1Vert">
      <w:tblPr/>
      <w:tcPr>
        <w:shd w:val="clear" w:color="auto" w:fill="BFB1D0"/>
      </w:tcPr>
    </w:tblStylePr>
    <w:tblStylePr w:type="band1Horz">
      <w:tblPr/>
      <w:tcPr>
        <w:shd w:val="clear" w:color="auto" w:fill="BFB1D0"/>
      </w:tcPr>
    </w:tblStylePr>
  </w:style>
  <w:style w:type="table" w:styleId="MittleresRaster1-Akzent5">
    <w:name w:val="Medium Grid 1 Accent 5"/>
    <w:basedOn w:val="NormaleTabelle"/>
    <w:uiPriority w:val="99"/>
    <w:semiHidden/>
    <w:rsid w:val="00052114"/>
    <w:tblPr>
      <w:tblStyleRowBandSize w:val="1"/>
      <w:tblStyleColBandSize w:val="1"/>
      <w:tblBorders>
        <w:top w:val="single" w:color="78C0D4" w:sz="8" w:space="0"/>
        <w:left w:val="single" w:color="78C0D4" w:sz="8" w:space="0"/>
        <w:bottom w:val="single" w:color="78C0D4" w:sz="8" w:space="0"/>
        <w:right w:val="single" w:color="78C0D4" w:sz="8" w:space="0"/>
        <w:insideH w:val="single" w:color="78C0D4" w:sz="8" w:space="0"/>
        <w:insideV w:val="single" w:color="78C0D4" w:sz="8" w:space="0"/>
      </w:tblBorders>
    </w:tblPr>
    <w:tcPr>
      <w:shd w:val="clear" w:color="auto" w:fill="D2EAF1"/>
    </w:tcPr>
    <w:tblStylePr w:type="firstRow">
      <w:rPr>
        <w:b/>
        <w:bCs/>
      </w:rPr>
      <w:tblPr/>
    </w:tblStylePr>
    <w:tblStylePr w:type="lastRow">
      <w:rPr>
        <w:b/>
        <w:bCs/>
      </w:rPr>
      <w:tblPr/>
      <w:tcPr>
        <w:tcBorders>
          <w:top w:val="single" w:color="78C0D4" w:sz="18" w:space="0"/>
        </w:tcBorders>
      </w:tcPr>
    </w:tblStylePr>
    <w:tblStylePr w:type="firstCol">
      <w:rPr>
        <w:b/>
        <w:bCs/>
      </w:rPr>
      <w:tblPr/>
    </w:tblStylePr>
    <w:tblStylePr w:type="lastCol">
      <w:rPr>
        <w:b/>
        <w:bCs/>
      </w:rPr>
      <w:tblPr/>
    </w:tblStylePr>
    <w:tblStylePr w:type="band1Vert">
      <w:tblPr/>
      <w:tcPr>
        <w:shd w:val="clear" w:color="auto" w:fill="A5D5E2"/>
      </w:tcPr>
    </w:tblStylePr>
    <w:tblStylePr w:type="band1Horz">
      <w:tblPr/>
      <w:tcPr>
        <w:shd w:val="clear" w:color="auto" w:fill="A5D5E2"/>
      </w:tcPr>
    </w:tblStylePr>
  </w:style>
  <w:style w:type="table" w:styleId="MittleresRaster1-Akzent6">
    <w:name w:val="Medium Grid 1 Accent 6"/>
    <w:basedOn w:val="NormaleTabelle"/>
    <w:uiPriority w:val="99"/>
    <w:semiHidden/>
    <w:rsid w:val="00052114"/>
    <w:tblPr>
      <w:tblStyleRowBandSize w:val="1"/>
      <w:tblStyleColBandSize w:val="1"/>
      <w:tblBorders>
        <w:top w:val="single" w:color="F9B074" w:sz="8" w:space="0"/>
        <w:left w:val="single" w:color="F9B074" w:sz="8" w:space="0"/>
        <w:bottom w:val="single" w:color="F9B074" w:sz="8" w:space="0"/>
        <w:right w:val="single" w:color="F9B074" w:sz="8" w:space="0"/>
        <w:insideH w:val="single" w:color="F9B074" w:sz="8" w:space="0"/>
        <w:insideV w:val="single" w:color="F9B074" w:sz="8" w:space="0"/>
      </w:tblBorders>
    </w:tblPr>
    <w:tcPr>
      <w:shd w:val="clear" w:color="auto" w:fill="FDE4D0"/>
    </w:tcPr>
    <w:tblStylePr w:type="firstRow">
      <w:rPr>
        <w:b/>
        <w:bCs/>
      </w:rPr>
      <w:tblPr/>
    </w:tblStylePr>
    <w:tblStylePr w:type="lastRow">
      <w:rPr>
        <w:b/>
        <w:bCs/>
      </w:rPr>
      <w:tblPr/>
      <w:tcPr>
        <w:tcBorders>
          <w:top w:val="single" w:color="F9B074" w:sz="18" w:space="0"/>
        </w:tcBorders>
      </w:tcPr>
    </w:tblStylePr>
    <w:tblStylePr w:type="firstCol">
      <w:rPr>
        <w:b/>
        <w:bCs/>
      </w:rPr>
      <w:tblPr/>
    </w:tblStylePr>
    <w:tblStylePr w:type="lastCol">
      <w:rPr>
        <w:b/>
        <w:bCs/>
      </w:rPr>
      <w:tblPr/>
    </w:tblStylePr>
    <w:tblStylePr w:type="band1Vert">
      <w:tblPr/>
      <w:tcPr>
        <w:shd w:val="clear" w:color="auto" w:fill="FBCAA2"/>
      </w:tcPr>
    </w:tblStylePr>
    <w:tblStylePr w:type="band1Horz">
      <w:tblPr/>
      <w:tcPr>
        <w:shd w:val="clear" w:color="auto" w:fill="FBCAA2"/>
      </w:tcPr>
    </w:tblStylePr>
  </w:style>
  <w:style w:type="table" w:styleId="MittleresRaster2">
    <w:name w:val="Medium Grid 2"/>
    <w:basedOn w:val="NormaleTabelle"/>
    <w:uiPriority w:val="99"/>
    <w:semiHidden/>
    <w:rsid w:val="00052114"/>
    <w:rPr>
      <w:color w:val="000000"/>
    </w:rPr>
    <w:tblPr>
      <w:tblStyleRowBandSize w:val="1"/>
      <w:tblStyleColBandSize w:val="1"/>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color="000000" w:sz="6" w:space="0"/>
          <w:insideV w:val="single" w:color="000000" w:sz="6" w:space="0"/>
        </w:tcBorders>
        <w:shd w:val="clear" w:color="auto" w:fill="808080"/>
      </w:tcPr>
    </w:tblStylePr>
    <w:tblStylePr w:type="nwCell">
      <w:tblPr/>
      <w:tcPr>
        <w:shd w:val="clear" w:color="auto" w:fill="FFFFFF"/>
      </w:tcPr>
    </w:tblStylePr>
  </w:style>
  <w:style w:type="table" w:styleId="MittleresRaster2-Akzent1">
    <w:name w:val="Medium Grid 2 Accent 1"/>
    <w:basedOn w:val="NormaleTabelle"/>
    <w:uiPriority w:val="99"/>
    <w:semiHidden/>
    <w:rsid w:val="00052114"/>
    <w:rPr>
      <w:color w:val="000000"/>
    </w:rPr>
    <w:tblPr>
      <w:tblStyleRowBandSize w:val="1"/>
      <w:tblStyleColBandSize w:val="1"/>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color="4F81BD" w:sz="6" w:space="0"/>
          <w:insideV w:val="single" w:color="4F81BD" w:sz="6" w:space="0"/>
        </w:tcBorders>
        <w:shd w:val="clear" w:color="auto" w:fill="A7BFDE"/>
      </w:tcPr>
    </w:tblStylePr>
    <w:tblStylePr w:type="nwCell">
      <w:tblPr/>
      <w:tcPr>
        <w:shd w:val="clear" w:color="auto" w:fill="FFFFFF"/>
      </w:tcPr>
    </w:tblStylePr>
  </w:style>
  <w:style w:type="table" w:styleId="MittleresRaster2-Akzent2">
    <w:name w:val="Medium Grid 2 Accent 2"/>
    <w:basedOn w:val="NormaleTabelle"/>
    <w:uiPriority w:val="99"/>
    <w:semiHidden/>
    <w:rsid w:val="00052114"/>
    <w:rPr>
      <w:color w:val="000000"/>
    </w:rPr>
    <w:tblPr>
      <w:tblStyleRowBandSize w:val="1"/>
      <w:tblStyleColBandSize w:val="1"/>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color="C0504D" w:sz="6" w:space="0"/>
          <w:insideV w:val="single" w:color="C0504D" w:sz="6" w:space="0"/>
        </w:tcBorders>
        <w:shd w:val="clear" w:color="auto" w:fill="DFA7A6"/>
      </w:tcPr>
    </w:tblStylePr>
    <w:tblStylePr w:type="nwCell">
      <w:tblPr/>
      <w:tcPr>
        <w:shd w:val="clear" w:color="auto" w:fill="FFFFFF"/>
      </w:tcPr>
    </w:tblStylePr>
  </w:style>
  <w:style w:type="table" w:styleId="MittleresRaster2-Akzent3">
    <w:name w:val="Medium Grid 2 Accent 3"/>
    <w:basedOn w:val="NormaleTabelle"/>
    <w:uiPriority w:val="99"/>
    <w:semiHidden/>
    <w:rsid w:val="00052114"/>
    <w:rPr>
      <w:color w:val="000000"/>
    </w:rPr>
    <w:tblPr>
      <w:tblStyleRowBandSize w:val="1"/>
      <w:tblStyleColBandSize w:val="1"/>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color="9BBB59" w:sz="6" w:space="0"/>
          <w:insideV w:val="single" w:color="9BBB59" w:sz="6" w:space="0"/>
        </w:tcBorders>
        <w:shd w:val="clear" w:color="auto" w:fill="CDDDAC"/>
      </w:tcPr>
    </w:tblStylePr>
    <w:tblStylePr w:type="nwCell">
      <w:tblPr/>
      <w:tcPr>
        <w:shd w:val="clear" w:color="auto" w:fill="FFFFFF"/>
      </w:tcPr>
    </w:tblStylePr>
  </w:style>
  <w:style w:type="table" w:styleId="MittleresRaster2-Akzent4">
    <w:name w:val="Medium Grid 2 Accent 4"/>
    <w:basedOn w:val="NormaleTabelle"/>
    <w:uiPriority w:val="99"/>
    <w:semiHidden/>
    <w:rsid w:val="00052114"/>
    <w:rPr>
      <w:color w:val="000000"/>
    </w:rPr>
    <w:tblPr>
      <w:tblStyleRowBandSize w:val="1"/>
      <w:tblStyleColBandSize w:val="1"/>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color="8064A2" w:sz="6" w:space="0"/>
          <w:insideV w:val="single" w:color="8064A2" w:sz="6" w:space="0"/>
        </w:tcBorders>
        <w:shd w:val="clear" w:color="auto" w:fill="BFB1D0"/>
      </w:tcPr>
    </w:tblStylePr>
    <w:tblStylePr w:type="nwCell">
      <w:tblPr/>
      <w:tcPr>
        <w:shd w:val="clear" w:color="auto" w:fill="FFFFFF"/>
      </w:tcPr>
    </w:tblStylePr>
  </w:style>
  <w:style w:type="table" w:styleId="MittleresRaster2-Akzent5">
    <w:name w:val="Medium Grid 2 Accent 5"/>
    <w:basedOn w:val="NormaleTabelle"/>
    <w:uiPriority w:val="99"/>
    <w:semiHidden/>
    <w:rsid w:val="00052114"/>
    <w:rPr>
      <w:color w:val="000000"/>
    </w:rPr>
    <w:tblPr>
      <w:tblStyleRowBandSize w:val="1"/>
      <w:tblStyleColBandSize w:val="1"/>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color="4BACC6" w:sz="6" w:space="0"/>
          <w:insideV w:val="single" w:color="4BACC6" w:sz="6" w:space="0"/>
        </w:tcBorders>
        <w:shd w:val="clear" w:color="auto" w:fill="A5D5E2"/>
      </w:tcPr>
    </w:tblStylePr>
    <w:tblStylePr w:type="nwCell">
      <w:tblPr/>
      <w:tcPr>
        <w:shd w:val="clear" w:color="auto" w:fill="FFFFFF"/>
      </w:tcPr>
    </w:tblStylePr>
  </w:style>
  <w:style w:type="table" w:styleId="MittleresRaster2-Akzent6">
    <w:name w:val="Medium Grid 2 Accent 6"/>
    <w:basedOn w:val="NormaleTabelle"/>
    <w:uiPriority w:val="99"/>
    <w:semiHidden/>
    <w:rsid w:val="00052114"/>
    <w:rPr>
      <w:color w:val="000000"/>
    </w:rPr>
    <w:tblPr>
      <w:tblStyleRowBandSize w:val="1"/>
      <w:tblStyleColBandSize w:val="1"/>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color="F79646" w:sz="6" w:space="0"/>
          <w:insideV w:val="single" w:color="F79646" w:sz="6" w:space="0"/>
        </w:tcBorders>
        <w:shd w:val="clear" w:color="auto" w:fill="FBCAA2"/>
      </w:tcPr>
    </w:tblStylePr>
    <w:tblStylePr w:type="nwCell">
      <w:tblPr/>
      <w:tcPr>
        <w:shd w:val="clear" w:color="auto" w:fill="FFFFFF"/>
      </w:tcPr>
    </w:tblStylePr>
  </w:style>
  <w:style w:type="table" w:styleId="MittleresRaster3">
    <w:name w:val="Medium Grid 3"/>
    <w:basedOn w:val="NormaleTabelle"/>
    <w:uiPriority w:val="99"/>
    <w:semiHidden/>
    <w:rsid w:val="00052114"/>
    <w:tblPr>
      <w:tblStyleRowBandSize w:val="1"/>
      <w:tblStyleColBandSize w:val="1"/>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C0C0C0"/>
    </w:tcPr>
    <w:tblStylePr w:type="firstRow">
      <w:rPr>
        <w:b/>
        <w:bCs/>
        <w:i w:val="0"/>
        <w:color w:val="FFFFFF"/>
      </w:rPr>
      <w:tblPr/>
      <w:tcPr>
        <w:tcBorders>
          <w:top w:val="single" w:color="FFFFFF" w:sz="8" w:space="0"/>
          <w:left w:val="single" w:color="FFFFFF" w:sz="8" w:space="0"/>
          <w:bottom w:val="single" w:color="FFFFFF" w:sz="24" w:space="0"/>
          <w:right w:val="single" w:color="FFFFFF" w:sz="8" w:space="0"/>
          <w:insideH w:val="nil"/>
          <w:insideV w:val="single" w:color="FFFFFF" w:sz="8" w:space="0"/>
        </w:tcBorders>
        <w:shd w:val="clear" w:color="auto" w:fill="000000"/>
      </w:tcPr>
    </w:tblStylePr>
    <w:tblStylePr w:type="lastRow">
      <w:rPr>
        <w:b/>
        <w:bCs/>
        <w:i w:val="0"/>
        <w:color w:val="FFFFFF"/>
      </w:rPr>
      <w:tblPr/>
      <w:tcPr>
        <w:tcBorders>
          <w:top w:val="single" w:color="FFFFFF" w:sz="24" w:space="0"/>
          <w:left w:val="single" w:color="FFFFFF" w:sz="8" w:space="0"/>
          <w:bottom w:val="single" w:color="FFFFFF" w:sz="8" w:space="0"/>
          <w:right w:val="single" w:color="FFFFFF" w:sz="8" w:space="0"/>
          <w:insideH w:val="nil"/>
          <w:insideV w:val="single" w:color="FFFFFF" w:sz="8" w:space="0"/>
        </w:tcBorders>
        <w:shd w:val="clear" w:color="auto" w:fill="000000"/>
      </w:tcPr>
    </w:tblStylePr>
    <w:tblStylePr w:type="firstCol">
      <w:rPr>
        <w:b/>
        <w:bCs/>
        <w:i w:val="0"/>
        <w:color w:val="FFFFFF"/>
      </w:rPr>
      <w:tblPr/>
      <w:tcPr>
        <w:tcBorders>
          <w:left w:val="single" w:color="FFFFFF" w:sz="8" w:space="0"/>
          <w:right w:val="single" w:color="FFFFFF" w:sz="24" w:space="0"/>
          <w:insideH w:val="nil"/>
          <w:insideV w:val="nil"/>
        </w:tcBorders>
        <w:shd w:val="clear" w:color="auto" w:fill="000000"/>
      </w:tcPr>
    </w:tblStylePr>
    <w:tblStylePr w:type="lastCol">
      <w:rPr>
        <w:b/>
        <w:bCs/>
        <w:i w:val="0"/>
        <w:color w:val="FFFFFF"/>
      </w:rPr>
      <w:tblPr/>
      <w:tcPr>
        <w:tcBorders>
          <w:top w:val="nil"/>
          <w:left w:val="single" w:color="FFFFFF" w:sz="24" w:space="0"/>
          <w:bottom w:val="nil"/>
          <w:right w:val="nil"/>
          <w:insideH w:val="nil"/>
          <w:insideV w:val="nil"/>
        </w:tcBorders>
        <w:shd w:val="clear" w:color="auto" w:fill="000000"/>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808080"/>
      </w:tcPr>
    </w:tblStylePr>
    <w:tblStylePr w:type="band1Horz">
      <w:tblPr/>
      <w:tcPr>
        <w:tcBorders>
          <w:top w:val="single" w:color="FFFFFF" w:sz="8" w:space="0"/>
          <w:left w:val="single" w:color="FFFFFF" w:sz="8" w:space="0"/>
          <w:bottom w:val="single" w:color="FFFFFF" w:sz="8" w:space="0"/>
          <w:right w:val="single" w:color="FFFFFF" w:sz="8" w:space="0"/>
          <w:insideH w:val="single" w:color="FFFFFF" w:sz="8" w:space="0"/>
          <w:insideV w:val="single" w:color="FFFFFF" w:sz="8" w:space="0"/>
        </w:tcBorders>
        <w:shd w:val="clear" w:color="auto" w:fill="808080"/>
      </w:tcPr>
    </w:tblStylePr>
  </w:style>
  <w:style w:type="table" w:styleId="MittleresRaster3-Akzent1">
    <w:name w:val="Medium Grid 3 Accent 1"/>
    <w:basedOn w:val="NormaleTabelle"/>
    <w:uiPriority w:val="99"/>
    <w:semiHidden/>
    <w:rsid w:val="00052114"/>
    <w:tblPr>
      <w:tblStyleRowBandSize w:val="1"/>
      <w:tblStyleColBandSize w:val="1"/>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3DFEE"/>
    </w:tcPr>
    <w:tblStylePr w:type="firstRow">
      <w:rPr>
        <w:b/>
        <w:bCs/>
        <w:i w:val="0"/>
        <w:color w:val="FFFFFF"/>
      </w:rPr>
      <w:tblPr/>
      <w:tcPr>
        <w:tcBorders>
          <w:top w:val="single" w:color="FFFFFF" w:sz="8" w:space="0"/>
          <w:left w:val="single" w:color="FFFFFF" w:sz="8" w:space="0"/>
          <w:bottom w:val="single" w:color="FFFFFF" w:sz="24" w:space="0"/>
          <w:right w:val="single" w:color="FFFFFF" w:sz="8" w:space="0"/>
          <w:insideH w:val="nil"/>
          <w:insideV w:val="single" w:color="FFFFFF" w:sz="8" w:space="0"/>
        </w:tcBorders>
        <w:shd w:val="clear" w:color="auto" w:fill="4F81BD"/>
      </w:tcPr>
    </w:tblStylePr>
    <w:tblStylePr w:type="lastRow">
      <w:rPr>
        <w:b/>
        <w:bCs/>
        <w:i w:val="0"/>
        <w:color w:val="FFFFFF"/>
      </w:rPr>
      <w:tblPr/>
      <w:tcPr>
        <w:tcBorders>
          <w:top w:val="single" w:color="FFFFFF" w:sz="24" w:space="0"/>
          <w:left w:val="single" w:color="FFFFFF" w:sz="8" w:space="0"/>
          <w:bottom w:val="single" w:color="FFFFFF" w:sz="8" w:space="0"/>
          <w:right w:val="single" w:color="FFFFFF" w:sz="8" w:space="0"/>
          <w:insideH w:val="nil"/>
          <w:insideV w:val="single" w:color="FFFFFF" w:sz="8" w:space="0"/>
        </w:tcBorders>
        <w:shd w:val="clear" w:color="auto" w:fill="4F81BD"/>
      </w:tcPr>
    </w:tblStylePr>
    <w:tblStylePr w:type="firstCol">
      <w:rPr>
        <w:b/>
        <w:bCs/>
        <w:i w:val="0"/>
        <w:color w:val="FFFFFF"/>
      </w:rPr>
      <w:tblPr/>
      <w:tcPr>
        <w:tcBorders>
          <w:left w:val="single" w:color="FFFFFF" w:sz="8" w:space="0"/>
          <w:right w:val="single" w:color="FFFFFF" w:sz="24" w:space="0"/>
          <w:insideH w:val="nil"/>
          <w:insideV w:val="nil"/>
        </w:tcBorders>
        <w:shd w:val="clear" w:color="auto" w:fill="4F81BD"/>
      </w:tcPr>
    </w:tblStylePr>
    <w:tblStylePr w:type="lastCol">
      <w:rPr>
        <w:b/>
        <w:bCs/>
        <w:i w:val="0"/>
        <w:color w:val="FFFFFF"/>
      </w:rPr>
      <w:tblPr/>
      <w:tcPr>
        <w:tcBorders>
          <w:top w:val="nil"/>
          <w:left w:val="single" w:color="FFFFFF" w:sz="24" w:space="0"/>
          <w:bottom w:val="nil"/>
          <w:right w:val="nil"/>
          <w:insideH w:val="nil"/>
          <w:insideV w:val="nil"/>
        </w:tcBorders>
        <w:shd w:val="clear" w:color="auto" w:fill="4F81B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7BFDE"/>
      </w:tcPr>
    </w:tblStylePr>
    <w:tblStylePr w:type="band1Horz">
      <w:tblPr/>
      <w:tcPr>
        <w:tcBorders>
          <w:top w:val="single" w:color="FFFFFF" w:sz="8" w:space="0"/>
          <w:left w:val="single" w:color="FFFFFF" w:sz="8" w:space="0"/>
          <w:bottom w:val="single" w:color="FFFFFF" w:sz="8" w:space="0"/>
          <w:right w:val="single" w:color="FFFFFF" w:sz="8" w:space="0"/>
          <w:insideH w:val="single" w:color="FFFFFF" w:sz="8" w:space="0"/>
          <w:insideV w:val="single" w:color="FFFFFF" w:sz="8" w:space="0"/>
        </w:tcBorders>
        <w:shd w:val="clear" w:color="auto" w:fill="A7BFDE"/>
      </w:tcPr>
    </w:tblStylePr>
  </w:style>
  <w:style w:type="table" w:styleId="MittleresRaster3-Akzent2">
    <w:name w:val="Medium Grid 3 Accent 2"/>
    <w:basedOn w:val="NormaleTabelle"/>
    <w:uiPriority w:val="99"/>
    <w:semiHidden/>
    <w:rsid w:val="00052114"/>
    <w:tblPr>
      <w:tblStyleRowBandSize w:val="1"/>
      <w:tblStyleColBandSize w:val="1"/>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FD3D2"/>
    </w:tcPr>
    <w:tblStylePr w:type="firstRow">
      <w:rPr>
        <w:b/>
        <w:bCs/>
        <w:i w:val="0"/>
        <w:color w:val="FFFFFF"/>
      </w:rPr>
      <w:tblPr/>
      <w:tcPr>
        <w:tcBorders>
          <w:top w:val="single" w:color="FFFFFF" w:sz="8" w:space="0"/>
          <w:left w:val="single" w:color="FFFFFF" w:sz="8" w:space="0"/>
          <w:bottom w:val="single" w:color="FFFFFF" w:sz="24" w:space="0"/>
          <w:right w:val="single" w:color="FFFFFF" w:sz="8" w:space="0"/>
          <w:insideH w:val="nil"/>
          <w:insideV w:val="single" w:color="FFFFFF" w:sz="8" w:space="0"/>
        </w:tcBorders>
        <w:shd w:val="clear" w:color="auto" w:fill="C0504D"/>
      </w:tcPr>
    </w:tblStylePr>
    <w:tblStylePr w:type="lastRow">
      <w:rPr>
        <w:b/>
        <w:bCs/>
        <w:i w:val="0"/>
        <w:color w:val="FFFFFF"/>
      </w:rPr>
      <w:tblPr/>
      <w:tcPr>
        <w:tcBorders>
          <w:top w:val="single" w:color="FFFFFF" w:sz="24" w:space="0"/>
          <w:left w:val="single" w:color="FFFFFF" w:sz="8" w:space="0"/>
          <w:bottom w:val="single" w:color="FFFFFF" w:sz="8" w:space="0"/>
          <w:right w:val="single" w:color="FFFFFF" w:sz="8" w:space="0"/>
          <w:insideH w:val="nil"/>
          <w:insideV w:val="single" w:color="FFFFFF" w:sz="8" w:space="0"/>
        </w:tcBorders>
        <w:shd w:val="clear" w:color="auto" w:fill="C0504D"/>
      </w:tcPr>
    </w:tblStylePr>
    <w:tblStylePr w:type="firstCol">
      <w:rPr>
        <w:b/>
        <w:bCs/>
        <w:i w:val="0"/>
        <w:color w:val="FFFFFF"/>
      </w:rPr>
      <w:tblPr/>
      <w:tcPr>
        <w:tcBorders>
          <w:left w:val="single" w:color="FFFFFF" w:sz="8" w:space="0"/>
          <w:right w:val="single" w:color="FFFFFF" w:sz="24" w:space="0"/>
          <w:insideH w:val="nil"/>
          <w:insideV w:val="nil"/>
        </w:tcBorders>
        <w:shd w:val="clear" w:color="auto" w:fill="C0504D"/>
      </w:tcPr>
    </w:tblStylePr>
    <w:tblStylePr w:type="lastCol">
      <w:rPr>
        <w:b/>
        <w:bCs/>
        <w:i w:val="0"/>
        <w:color w:val="FFFFFF"/>
      </w:rPr>
      <w:tblPr/>
      <w:tcPr>
        <w:tcBorders>
          <w:top w:val="nil"/>
          <w:left w:val="single" w:color="FFFFFF" w:sz="24" w:space="0"/>
          <w:bottom w:val="nil"/>
          <w:right w:val="nil"/>
          <w:insideH w:val="nil"/>
          <w:insideV w:val="nil"/>
        </w:tcBorders>
        <w:shd w:val="clear" w:color="auto" w:fill="C0504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DFA7A6"/>
      </w:tcPr>
    </w:tblStylePr>
    <w:tblStylePr w:type="band1Horz">
      <w:tblPr/>
      <w:tcPr>
        <w:tcBorders>
          <w:top w:val="single" w:color="FFFFFF" w:sz="8" w:space="0"/>
          <w:left w:val="single" w:color="FFFFFF" w:sz="8" w:space="0"/>
          <w:bottom w:val="single" w:color="FFFFFF" w:sz="8" w:space="0"/>
          <w:right w:val="single" w:color="FFFFFF" w:sz="8" w:space="0"/>
          <w:insideH w:val="single" w:color="FFFFFF" w:sz="8" w:space="0"/>
          <w:insideV w:val="single" w:color="FFFFFF" w:sz="8" w:space="0"/>
        </w:tcBorders>
        <w:shd w:val="clear" w:color="auto" w:fill="DFA7A6"/>
      </w:tcPr>
    </w:tblStylePr>
  </w:style>
  <w:style w:type="table" w:styleId="MittleresRaster3-Akzent3">
    <w:name w:val="Medium Grid 3 Accent 3"/>
    <w:basedOn w:val="NormaleTabelle"/>
    <w:uiPriority w:val="99"/>
    <w:semiHidden/>
    <w:rsid w:val="00052114"/>
    <w:tblPr>
      <w:tblStyleRowBandSize w:val="1"/>
      <w:tblStyleColBandSize w:val="1"/>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6EED5"/>
    </w:tcPr>
    <w:tblStylePr w:type="firstRow">
      <w:rPr>
        <w:b/>
        <w:bCs/>
        <w:i w:val="0"/>
        <w:color w:val="FFFFFF"/>
      </w:rPr>
      <w:tblPr/>
      <w:tcPr>
        <w:tcBorders>
          <w:top w:val="single" w:color="FFFFFF" w:sz="8" w:space="0"/>
          <w:left w:val="single" w:color="FFFFFF" w:sz="8" w:space="0"/>
          <w:bottom w:val="single" w:color="FFFFFF" w:sz="24" w:space="0"/>
          <w:right w:val="single" w:color="FFFFFF" w:sz="8" w:space="0"/>
          <w:insideH w:val="nil"/>
          <w:insideV w:val="single" w:color="FFFFFF" w:sz="8" w:space="0"/>
        </w:tcBorders>
        <w:shd w:val="clear" w:color="auto" w:fill="9BBB59"/>
      </w:tcPr>
    </w:tblStylePr>
    <w:tblStylePr w:type="lastRow">
      <w:rPr>
        <w:b/>
        <w:bCs/>
        <w:i w:val="0"/>
        <w:color w:val="FFFFFF"/>
      </w:rPr>
      <w:tblPr/>
      <w:tcPr>
        <w:tcBorders>
          <w:top w:val="single" w:color="FFFFFF" w:sz="24" w:space="0"/>
          <w:left w:val="single" w:color="FFFFFF" w:sz="8" w:space="0"/>
          <w:bottom w:val="single" w:color="FFFFFF" w:sz="8" w:space="0"/>
          <w:right w:val="single" w:color="FFFFFF" w:sz="8" w:space="0"/>
          <w:insideH w:val="nil"/>
          <w:insideV w:val="single" w:color="FFFFFF" w:sz="8" w:space="0"/>
        </w:tcBorders>
        <w:shd w:val="clear" w:color="auto" w:fill="9BBB59"/>
      </w:tcPr>
    </w:tblStylePr>
    <w:tblStylePr w:type="firstCol">
      <w:rPr>
        <w:b/>
        <w:bCs/>
        <w:i w:val="0"/>
        <w:color w:val="FFFFFF"/>
      </w:rPr>
      <w:tblPr/>
      <w:tcPr>
        <w:tcBorders>
          <w:left w:val="single" w:color="FFFFFF" w:sz="8" w:space="0"/>
          <w:right w:val="single" w:color="FFFFFF" w:sz="24" w:space="0"/>
          <w:insideH w:val="nil"/>
          <w:insideV w:val="nil"/>
        </w:tcBorders>
        <w:shd w:val="clear" w:color="auto" w:fill="9BBB59"/>
      </w:tcPr>
    </w:tblStylePr>
    <w:tblStylePr w:type="lastCol">
      <w:rPr>
        <w:b/>
        <w:bCs/>
        <w:i w:val="0"/>
        <w:color w:val="FFFFFF"/>
      </w:rPr>
      <w:tblPr/>
      <w:tcPr>
        <w:tcBorders>
          <w:top w:val="nil"/>
          <w:left w:val="single" w:color="FFFFFF" w:sz="24" w:space="0"/>
          <w:bottom w:val="nil"/>
          <w:right w:val="nil"/>
          <w:insideH w:val="nil"/>
          <w:insideV w:val="nil"/>
        </w:tcBorders>
        <w:shd w:val="clear" w:color="auto" w:fill="9BBB59"/>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CDDDAC"/>
      </w:tcPr>
    </w:tblStylePr>
    <w:tblStylePr w:type="band1Horz">
      <w:tblPr/>
      <w:tcPr>
        <w:tcBorders>
          <w:top w:val="single" w:color="FFFFFF" w:sz="8" w:space="0"/>
          <w:left w:val="single" w:color="FFFFFF" w:sz="8" w:space="0"/>
          <w:bottom w:val="single" w:color="FFFFFF" w:sz="8" w:space="0"/>
          <w:right w:val="single" w:color="FFFFFF" w:sz="8" w:space="0"/>
          <w:insideH w:val="single" w:color="FFFFFF" w:sz="8" w:space="0"/>
          <w:insideV w:val="single" w:color="FFFFFF" w:sz="8" w:space="0"/>
        </w:tcBorders>
        <w:shd w:val="clear" w:color="auto" w:fill="CDDDAC"/>
      </w:tcPr>
    </w:tblStylePr>
  </w:style>
  <w:style w:type="table" w:styleId="MittleresRaster3-Akzent4">
    <w:name w:val="Medium Grid 3 Accent 4"/>
    <w:basedOn w:val="NormaleTabelle"/>
    <w:uiPriority w:val="99"/>
    <w:semiHidden/>
    <w:rsid w:val="00052114"/>
    <w:tblPr>
      <w:tblStyleRowBandSize w:val="1"/>
      <w:tblStyleColBandSize w:val="1"/>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FD8E8"/>
    </w:tcPr>
    <w:tblStylePr w:type="firstRow">
      <w:rPr>
        <w:b/>
        <w:bCs/>
        <w:i w:val="0"/>
        <w:color w:val="FFFFFF"/>
      </w:rPr>
      <w:tblPr/>
      <w:tcPr>
        <w:tcBorders>
          <w:top w:val="single" w:color="FFFFFF" w:sz="8" w:space="0"/>
          <w:left w:val="single" w:color="FFFFFF" w:sz="8" w:space="0"/>
          <w:bottom w:val="single" w:color="FFFFFF" w:sz="24" w:space="0"/>
          <w:right w:val="single" w:color="FFFFFF" w:sz="8" w:space="0"/>
          <w:insideH w:val="nil"/>
          <w:insideV w:val="single" w:color="FFFFFF" w:sz="8" w:space="0"/>
        </w:tcBorders>
        <w:shd w:val="clear" w:color="auto" w:fill="8064A2"/>
      </w:tcPr>
    </w:tblStylePr>
    <w:tblStylePr w:type="lastRow">
      <w:rPr>
        <w:b/>
        <w:bCs/>
        <w:i w:val="0"/>
        <w:color w:val="FFFFFF"/>
      </w:rPr>
      <w:tblPr/>
      <w:tcPr>
        <w:tcBorders>
          <w:top w:val="single" w:color="FFFFFF" w:sz="24" w:space="0"/>
          <w:left w:val="single" w:color="FFFFFF" w:sz="8" w:space="0"/>
          <w:bottom w:val="single" w:color="FFFFFF" w:sz="8" w:space="0"/>
          <w:right w:val="single" w:color="FFFFFF" w:sz="8" w:space="0"/>
          <w:insideH w:val="nil"/>
          <w:insideV w:val="single" w:color="FFFFFF" w:sz="8" w:space="0"/>
        </w:tcBorders>
        <w:shd w:val="clear" w:color="auto" w:fill="8064A2"/>
      </w:tcPr>
    </w:tblStylePr>
    <w:tblStylePr w:type="firstCol">
      <w:rPr>
        <w:b/>
        <w:bCs/>
        <w:i w:val="0"/>
        <w:color w:val="FFFFFF"/>
      </w:rPr>
      <w:tblPr/>
      <w:tcPr>
        <w:tcBorders>
          <w:left w:val="single" w:color="FFFFFF" w:sz="8" w:space="0"/>
          <w:right w:val="single" w:color="FFFFFF" w:sz="24" w:space="0"/>
          <w:insideH w:val="nil"/>
          <w:insideV w:val="nil"/>
        </w:tcBorders>
        <w:shd w:val="clear" w:color="auto" w:fill="8064A2"/>
      </w:tcPr>
    </w:tblStylePr>
    <w:tblStylePr w:type="lastCol">
      <w:rPr>
        <w:b/>
        <w:bCs/>
        <w:i w:val="0"/>
        <w:color w:val="FFFFFF"/>
      </w:rPr>
      <w:tblPr/>
      <w:tcPr>
        <w:tcBorders>
          <w:top w:val="nil"/>
          <w:left w:val="single" w:color="FFFFFF" w:sz="24" w:space="0"/>
          <w:bottom w:val="nil"/>
          <w:right w:val="nil"/>
          <w:insideH w:val="nil"/>
          <w:insideV w:val="nil"/>
        </w:tcBorders>
        <w:shd w:val="clear" w:color="auto" w:fill="8064A2"/>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BFB1D0"/>
      </w:tcPr>
    </w:tblStylePr>
    <w:tblStylePr w:type="band1Horz">
      <w:tblPr/>
      <w:tcPr>
        <w:tcBorders>
          <w:top w:val="single" w:color="FFFFFF" w:sz="8" w:space="0"/>
          <w:left w:val="single" w:color="FFFFFF" w:sz="8" w:space="0"/>
          <w:bottom w:val="single" w:color="FFFFFF" w:sz="8" w:space="0"/>
          <w:right w:val="single" w:color="FFFFFF" w:sz="8" w:space="0"/>
          <w:insideH w:val="single" w:color="FFFFFF" w:sz="8" w:space="0"/>
          <w:insideV w:val="single" w:color="FFFFFF" w:sz="8" w:space="0"/>
        </w:tcBorders>
        <w:shd w:val="clear" w:color="auto" w:fill="BFB1D0"/>
      </w:tcPr>
    </w:tblStylePr>
  </w:style>
  <w:style w:type="table" w:styleId="MittleresRaster3-Akzent5">
    <w:name w:val="Medium Grid 3 Accent 5"/>
    <w:basedOn w:val="NormaleTabelle"/>
    <w:uiPriority w:val="99"/>
    <w:semiHidden/>
    <w:rsid w:val="00052114"/>
    <w:tblPr>
      <w:tblStyleRowBandSize w:val="1"/>
      <w:tblStyleColBandSize w:val="1"/>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2EAF1"/>
    </w:tcPr>
    <w:tblStylePr w:type="firstRow">
      <w:rPr>
        <w:b/>
        <w:bCs/>
        <w:i w:val="0"/>
        <w:color w:val="FFFFFF"/>
      </w:rPr>
      <w:tblPr/>
      <w:tcPr>
        <w:tcBorders>
          <w:top w:val="single" w:color="FFFFFF" w:sz="8" w:space="0"/>
          <w:left w:val="single" w:color="FFFFFF" w:sz="8" w:space="0"/>
          <w:bottom w:val="single" w:color="FFFFFF" w:sz="24" w:space="0"/>
          <w:right w:val="single" w:color="FFFFFF" w:sz="8" w:space="0"/>
          <w:insideH w:val="nil"/>
          <w:insideV w:val="single" w:color="FFFFFF" w:sz="8" w:space="0"/>
        </w:tcBorders>
        <w:shd w:val="clear" w:color="auto" w:fill="4BACC6"/>
      </w:tcPr>
    </w:tblStylePr>
    <w:tblStylePr w:type="lastRow">
      <w:rPr>
        <w:b/>
        <w:bCs/>
        <w:i w:val="0"/>
        <w:color w:val="FFFFFF"/>
      </w:rPr>
      <w:tblPr/>
      <w:tcPr>
        <w:tcBorders>
          <w:top w:val="single" w:color="FFFFFF" w:sz="24" w:space="0"/>
          <w:left w:val="single" w:color="FFFFFF" w:sz="8" w:space="0"/>
          <w:bottom w:val="single" w:color="FFFFFF" w:sz="8" w:space="0"/>
          <w:right w:val="single" w:color="FFFFFF" w:sz="8" w:space="0"/>
          <w:insideH w:val="nil"/>
          <w:insideV w:val="single" w:color="FFFFFF" w:sz="8" w:space="0"/>
        </w:tcBorders>
        <w:shd w:val="clear" w:color="auto" w:fill="4BACC6"/>
      </w:tcPr>
    </w:tblStylePr>
    <w:tblStylePr w:type="firstCol">
      <w:rPr>
        <w:b/>
        <w:bCs/>
        <w:i w:val="0"/>
        <w:color w:val="FFFFFF"/>
      </w:rPr>
      <w:tblPr/>
      <w:tcPr>
        <w:tcBorders>
          <w:left w:val="single" w:color="FFFFFF" w:sz="8" w:space="0"/>
          <w:right w:val="single" w:color="FFFFFF" w:sz="24" w:space="0"/>
          <w:insideH w:val="nil"/>
          <w:insideV w:val="nil"/>
        </w:tcBorders>
        <w:shd w:val="clear" w:color="auto" w:fill="4BACC6"/>
      </w:tcPr>
    </w:tblStylePr>
    <w:tblStylePr w:type="lastCol">
      <w:rPr>
        <w:b/>
        <w:bCs/>
        <w:i w:val="0"/>
        <w:color w:val="FFFFFF"/>
      </w:rPr>
      <w:tblPr/>
      <w:tcPr>
        <w:tcBorders>
          <w:top w:val="nil"/>
          <w:left w:val="single" w:color="FFFFFF" w:sz="24" w:space="0"/>
          <w:bottom w:val="nil"/>
          <w:right w:val="nil"/>
          <w:insideH w:val="nil"/>
          <w:insideV w:val="nil"/>
        </w:tcBorders>
        <w:shd w:val="clear" w:color="auto" w:fill="4BACC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5D5E2"/>
      </w:tcPr>
    </w:tblStylePr>
    <w:tblStylePr w:type="band1Horz">
      <w:tblPr/>
      <w:tcPr>
        <w:tcBorders>
          <w:top w:val="single" w:color="FFFFFF" w:sz="8" w:space="0"/>
          <w:left w:val="single" w:color="FFFFFF" w:sz="8" w:space="0"/>
          <w:bottom w:val="single" w:color="FFFFFF" w:sz="8" w:space="0"/>
          <w:right w:val="single" w:color="FFFFFF" w:sz="8" w:space="0"/>
          <w:insideH w:val="single" w:color="FFFFFF" w:sz="8" w:space="0"/>
          <w:insideV w:val="single" w:color="FFFFFF" w:sz="8" w:space="0"/>
        </w:tcBorders>
        <w:shd w:val="clear" w:color="auto" w:fill="A5D5E2"/>
      </w:tcPr>
    </w:tblStylePr>
  </w:style>
  <w:style w:type="table" w:styleId="MittleresRaster3-Akzent6">
    <w:name w:val="Medium Grid 3 Accent 6"/>
    <w:basedOn w:val="NormaleTabelle"/>
    <w:uiPriority w:val="99"/>
    <w:semiHidden/>
    <w:rsid w:val="00052114"/>
    <w:tblPr>
      <w:tblStyleRowBandSize w:val="1"/>
      <w:tblStyleColBandSize w:val="1"/>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FDE4D0"/>
    </w:tcPr>
    <w:tblStylePr w:type="firstRow">
      <w:rPr>
        <w:b/>
        <w:bCs/>
        <w:i w:val="0"/>
        <w:color w:val="FFFFFF"/>
      </w:rPr>
      <w:tblPr/>
      <w:tcPr>
        <w:tcBorders>
          <w:top w:val="single" w:color="FFFFFF" w:sz="8" w:space="0"/>
          <w:left w:val="single" w:color="FFFFFF" w:sz="8" w:space="0"/>
          <w:bottom w:val="single" w:color="FFFFFF" w:sz="24" w:space="0"/>
          <w:right w:val="single" w:color="FFFFFF" w:sz="8" w:space="0"/>
          <w:insideH w:val="nil"/>
          <w:insideV w:val="single" w:color="FFFFFF" w:sz="8" w:space="0"/>
        </w:tcBorders>
        <w:shd w:val="clear" w:color="auto" w:fill="F79646"/>
      </w:tcPr>
    </w:tblStylePr>
    <w:tblStylePr w:type="lastRow">
      <w:rPr>
        <w:b/>
        <w:bCs/>
        <w:i w:val="0"/>
        <w:color w:val="FFFFFF"/>
      </w:rPr>
      <w:tblPr/>
      <w:tcPr>
        <w:tcBorders>
          <w:top w:val="single" w:color="FFFFFF" w:sz="24" w:space="0"/>
          <w:left w:val="single" w:color="FFFFFF" w:sz="8" w:space="0"/>
          <w:bottom w:val="single" w:color="FFFFFF" w:sz="8" w:space="0"/>
          <w:right w:val="single" w:color="FFFFFF" w:sz="8" w:space="0"/>
          <w:insideH w:val="nil"/>
          <w:insideV w:val="single" w:color="FFFFFF" w:sz="8" w:space="0"/>
        </w:tcBorders>
        <w:shd w:val="clear" w:color="auto" w:fill="F79646"/>
      </w:tcPr>
    </w:tblStylePr>
    <w:tblStylePr w:type="firstCol">
      <w:rPr>
        <w:b/>
        <w:bCs/>
        <w:i w:val="0"/>
        <w:color w:val="FFFFFF"/>
      </w:rPr>
      <w:tblPr/>
      <w:tcPr>
        <w:tcBorders>
          <w:left w:val="single" w:color="FFFFFF" w:sz="8" w:space="0"/>
          <w:right w:val="single" w:color="FFFFFF" w:sz="24" w:space="0"/>
          <w:insideH w:val="nil"/>
          <w:insideV w:val="nil"/>
        </w:tcBorders>
        <w:shd w:val="clear" w:color="auto" w:fill="F79646"/>
      </w:tcPr>
    </w:tblStylePr>
    <w:tblStylePr w:type="lastCol">
      <w:rPr>
        <w:b/>
        <w:bCs/>
        <w:i w:val="0"/>
        <w:color w:val="FFFFFF"/>
      </w:rPr>
      <w:tblPr/>
      <w:tcPr>
        <w:tcBorders>
          <w:top w:val="nil"/>
          <w:left w:val="single" w:color="FFFFFF" w:sz="24" w:space="0"/>
          <w:bottom w:val="nil"/>
          <w:right w:val="nil"/>
          <w:insideH w:val="nil"/>
          <w:insideV w:val="nil"/>
        </w:tcBorders>
        <w:shd w:val="clear" w:color="auto" w:fill="F7964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FBCAA2"/>
      </w:tcPr>
    </w:tblStylePr>
    <w:tblStylePr w:type="band1Horz">
      <w:tblPr/>
      <w:tcPr>
        <w:tcBorders>
          <w:top w:val="single" w:color="FFFFFF" w:sz="8" w:space="0"/>
          <w:left w:val="single" w:color="FFFFFF" w:sz="8" w:space="0"/>
          <w:bottom w:val="single" w:color="FFFFFF" w:sz="8" w:space="0"/>
          <w:right w:val="single" w:color="FFFFFF" w:sz="8" w:space="0"/>
          <w:insideH w:val="single" w:color="FFFFFF" w:sz="8" w:space="0"/>
          <w:insideV w:val="single" w:color="FFFFFF" w:sz="8" w:space="0"/>
        </w:tcBorders>
        <w:shd w:val="clear" w:color="auto" w:fill="FBCAA2"/>
      </w:tcPr>
    </w:tblStylePr>
  </w:style>
  <w:style w:type="table" w:customStyle="1" w:styleId="boxlayout">
    <w:name w:val="box_layout"/>
    <w:basedOn w:val="NormaleTabelle"/>
    <w:uiPriority w:val="99"/>
    <w:qFormat/>
    <w:rsid w:val="00ae15e3"/>
    <w:pPr>
      <w:spacing w:line="220" w:lineRule="exact"/>
    </w:pPr>
    <w:rPr>
      <w:sz w:val="16"/>
    </w:rPr>
    <w:tblPr>
      <w:tblCellMar>
        <w:left w:w="0" w:type="dxa"/>
        <w:right w:w="0" w:type="dxa"/>
      </w:tblCellMar>
    </w:tblPr>
    <w:tblStylePr w:type="firstCol">
      <w:pPr>
        <w:wordWrap/>
        <w:spacing w:line="240" w:lineRule="auto"/>
      </w:pPr>
      <w:tblPr/>
      <w:tcPr>
        <w:tcBorders>
          <w:top w:val="nil"/>
          <w:left w:val="nil"/>
          <w:bottom w:val="nil"/>
          <w:right w:val="nil"/>
          <w:insideH w:val="nil"/>
          <w:insideV w:val="nil"/>
          <w:tl2br w:val="nil"/>
          <w:tr2bl w:val="nil"/>
        </w:tcBorders>
      </w:tcPr>
    </w:tblStylePr>
    <w:tblStylePr w:type="lastCol">
      <w:pPr>
        <w:wordWrap/>
        <w:spacing w:line="240" w:lineRule="auto"/>
      </w:pPr>
      <w:tblPr/>
      <w:tcPr>
        <w:tcBorders>
          <w:top w:val="nil"/>
          <w:left w:val="nil"/>
          <w:bottom w:val="nil"/>
          <w:right w:val="nil"/>
          <w:insideH w:val="nil"/>
          <w:insideV w:val="nil"/>
          <w:tl2br w:val="nil"/>
          <w:tr2bl w:val="nil"/>
        </w:tcBorders>
      </w:tcPr>
    </w:tblStylePr>
  </w:style>
  <w:style w:type="table" w:customStyle="1" w:styleId="TableGrid1">
    <w:name w:val="Table Grid1"/>
    <w:basedOn w:val="NormaleTabelle"/>
    <w:uiPriority w:val="99"/>
    <w:semiHidden/>
    <w:rsid w:val="003c5e89"/>
    <w:rPr>
      <w:lang w:val="en-US" w:eastAsia="en-US"/>
    </w:rPr>
    <w:tblPr>
      <w:tblCellMar>
        <w:left w:w="0" w:type="dxa"/>
        <w:right w:w="0" w:type="dxa"/>
      </w:tblCellMar>
    </w:tblPr>
  </w:style>
  <w:style w:type="table" w:customStyle="1" w:styleId="tablelinguistic">
    <w:name w:val="table_linguistic"/>
    <w:basedOn w:val="NormaleTabelle"/>
    <w:uiPriority w:val="99"/>
    <w:qFormat/>
    <w:rsid w:val="00486998"/>
    <w:tblPr>
      <w:tblCellMar>
        <w:left w:w="0" w:type="dxa"/>
        <w:right w:w="0" w:type="dxa"/>
      </w:tblCellMar>
    </w:tblPr>
  </w:style>
  <w:style w:type="table" w:customStyle="1" w:styleId="Tabellenraster1">
    <w:name w:val="Tabellenraster1"/>
    <w:basedOn w:val="NormaleTabelle"/>
    <w:semiHidden/>
    <w:rsid w:val="00d067ce"/>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tablelayout1">
    <w:name w:val="table_layout1"/>
    <w:basedOn w:val="Tabellenraster"/>
    <w:semiHidden/>
    <w:rsid w:val="00d067ce"/>
    <w:pPr>
      <w:spacing w:line="220" w:lineRule="exact"/>
    </w:pPr>
    <w:rPr>
      <w:sz w:val="16"/>
    </w:rPr>
    <w:tblPr>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28" w:type="dxa"/>
        <w:left w:w="0" w:type="dxa"/>
        <w:bottom w:w="28" w:type="dxa"/>
        <w:right w:w="102" w:type="dxa"/>
      </w:tblCellMar>
    </w:tblPr>
    <w:tblStylePr w:type="firstRow">
      <w:rPr>
        <w:b w:val="0"/>
        <w:i w:val="0"/>
        <w:sz w:val="16"/>
      </w:rPr>
      <w:tblPr>
        <w:tblCellMar>
          <w:top w:w="79" w:type="dxa"/>
          <w:left w:w="0" w:type="dxa"/>
          <w:bottom w:w="79" w:type="dxa"/>
          <w:right w:w="102" w:type="dxa"/>
        </w:tblCellMar>
      </w:tblPr>
      <w:tcPr>
        <w:tcBorders>
          <w:top w:val="single" w:color="auto" w:sz="8" w:space="0"/>
          <w:bottom w:val="single" w:color="auto" w:sz="8" w:space="0"/>
        </w:tcBorders>
      </w:tcPr>
    </w:tblStylePr>
  </w:style>
  <w:style w:type="table" w:customStyle="1" w:styleId="boxlayout1">
    <w:name w:val="box_layout1"/>
    <w:basedOn w:val="NormaleTabelle"/>
    <w:uiPriority w:val="99"/>
    <w:semiHidden/>
    <w:rsid w:val="00d067ce"/>
    <w:pPr>
      <w:spacing w:line="220" w:lineRule="exact"/>
    </w:pPr>
    <w:rPr>
      <w:sz w:val="16"/>
    </w:rPr>
    <w:tblPr>
      <w:tblCellMar>
        <w:left w:w="0" w:type="dxa"/>
        <w:right w:w="0" w:type="dxa"/>
      </w:tblCellMar>
    </w:tblPr>
    <w:tblStylePr w:type="firstCol">
      <w:pPr>
        <w:wordWrap/>
        <w:spacing w:line="240" w:lineRule="auto"/>
      </w:pPr>
      <w:tblPr/>
      <w:tcPr>
        <w:tcBorders>
          <w:top w:val="nil"/>
          <w:left w:val="nil"/>
          <w:bottom w:val="nil"/>
          <w:right w:val="nil"/>
          <w:insideH w:val="nil"/>
          <w:insideV w:val="nil"/>
          <w:tl2br w:val="nil"/>
          <w:tr2bl w:val="nil"/>
        </w:tcBorders>
      </w:tcPr>
    </w:tblStylePr>
    <w:tblStylePr w:type="lastCol">
      <w:pPr>
        <w:wordWrap/>
        <w:spacing w:line="240" w:lineRule="auto"/>
      </w:pPr>
      <w:tblPr/>
      <w:tcPr>
        <w:tcBorders>
          <w:top w:val="nil"/>
          <w:left w:val="nil"/>
          <w:bottom w:val="nil"/>
          <w:right w:val="nil"/>
          <w:insideH w:val="nil"/>
          <w:insideV w:val="nil"/>
          <w:tl2br w:val="nil"/>
          <w:tr2bl w:val="nil"/>
        </w:tcBorders>
      </w:tcPr>
    </w:tblStylePr>
  </w:style>
  <w:style w:type="table" w:customStyle="1" w:styleId="Tabellenraster2">
    <w:name w:val="Tabellenraster2"/>
    <w:basedOn w:val="NormaleTabelle"/>
    <w:semiHidden/>
    <w:rsid w:val="00d067ce"/>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tablelayout2">
    <w:name w:val="table_layout2"/>
    <w:basedOn w:val="Tabellenraster"/>
    <w:semiHidden/>
    <w:rsid w:val="00d067ce"/>
    <w:pPr>
      <w:spacing w:line="220" w:lineRule="exact"/>
    </w:pPr>
    <w:rPr>
      <w:sz w:val="16"/>
    </w:rPr>
    <w:tblPr>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28" w:type="dxa"/>
        <w:left w:w="0" w:type="dxa"/>
        <w:bottom w:w="28" w:type="dxa"/>
        <w:right w:w="102" w:type="dxa"/>
      </w:tblCellMar>
    </w:tblPr>
    <w:tblStylePr w:type="firstRow">
      <w:rPr>
        <w:b w:val="0"/>
        <w:i w:val="0"/>
        <w:sz w:val="16"/>
      </w:rPr>
      <w:tblPr>
        <w:tblCellMar>
          <w:top w:w="79" w:type="dxa"/>
          <w:left w:w="0" w:type="dxa"/>
          <w:bottom w:w="79" w:type="dxa"/>
          <w:right w:w="102" w:type="dxa"/>
        </w:tblCellMar>
      </w:tblPr>
      <w:tcPr>
        <w:tcBorders>
          <w:top w:val="single" w:color="auto" w:sz="8" w:space="0"/>
          <w:bottom w:val="single" w:color="auto" w:sz="8" w:space="0"/>
        </w:tcBorders>
      </w:tcPr>
    </w:tblStylePr>
  </w:style>
  <w:style w:type="table" w:customStyle="1" w:styleId="boxlayout2">
    <w:name w:val="box_layout2"/>
    <w:basedOn w:val="NormaleTabelle"/>
    <w:uiPriority w:val="99"/>
    <w:semiHidden/>
    <w:rsid w:val="00d067ce"/>
    <w:pPr>
      <w:spacing w:line="220" w:lineRule="exact"/>
    </w:pPr>
    <w:rPr>
      <w:sz w:val="16"/>
    </w:rPr>
    <w:tblPr>
      <w:tblCellMar>
        <w:left w:w="0" w:type="dxa"/>
        <w:right w:w="0" w:type="dxa"/>
      </w:tblCellMar>
    </w:tblPr>
    <w:tblStylePr w:type="firstCol">
      <w:pPr>
        <w:wordWrap/>
        <w:spacing w:line="240" w:lineRule="auto"/>
      </w:pPr>
      <w:tblPr/>
      <w:tcPr>
        <w:tcBorders>
          <w:top w:val="nil"/>
          <w:left w:val="nil"/>
          <w:bottom w:val="nil"/>
          <w:right w:val="nil"/>
          <w:insideH w:val="nil"/>
          <w:insideV w:val="nil"/>
          <w:tl2br w:val="nil"/>
          <w:tr2bl w:val="nil"/>
        </w:tcBorders>
      </w:tcPr>
    </w:tblStylePr>
    <w:tblStylePr w:type="lastCol">
      <w:pPr>
        <w:wordWrap/>
        <w:spacing w:line="240" w:lineRule="auto"/>
      </w:pPr>
      <w:tblPr/>
      <w:tcPr>
        <w:tcBorders>
          <w:top w:val="nil"/>
          <w:left w:val="nil"/>
          <w:bottom w:val="nil"/>
          <w:right w:val="nil"/>
          <w:insideH w:val="nil"/>
          <w:insideV w:val="nil"/>
          <w:tl2br w:val="nil"/>
          <w:tr2bl w:val="nil"/>
        </w:tcBorders>
      </w:tcPr>
    </w:tblStylePr>
  </w:style>
  <w:style w:type="table" w:customStyle="1" w:styleId="Table">
    <w:name w:val="Table"/>
    <w:semiHidden/>
    <w:unhideWhenUsed/>
    <w:qFormat/>
    <w:rsid w:val="004f6fc9"/>
    <w:rPr>
      <w:rFonts w:asciiTheme="minorHAnsi" w:hAnsiTheme="minorHAnsi" w:eastAsiaTheme="minorHAnsi" w:cstheme="minorBidi"/>
      <w:lang w:val="en-US" w:eastAsia="en-US"/>
      <w:sz w:val="24"/>
      <w:szCs w:val="24"/>
    </w:rPr>
    <w:tblPr>
      <w:tblCellMar>
        <w:top w:w="0" w:type="dxa"/>
        <w:left w:w="108" w:type="dxa"/>
        <w:bottom w:w="0" w:type="dxa"/>
        <w:right w:w="108" w:type="dxa"/>
      </w:tblCellMar>
    </w:tblPr>
    <w:tblStylePr w:type="firstRow">
      <w:tblPr/>
      <w:tcPr>
        <w:tcBorders>
          <w:bottom w:val="single" w:color="auto" w:sz="0" w:space="0"/>
        </w:tcBorders>
        <w:vAlign w:val="bottom"/>
      </w:tcPr>
    </w:tblStylePr>
  </w:style>
  <w:style w:type="table" w:customStyle="1" w:styleId="tablelayout3">
    <w:name w:val="table_layout3"/>
    <w:basedOn w:val="Tabellenraster"/>
    <w:qFormat/>
    <w:rsid w:val="005f65f3"/>
    <w:pPr>
      <w:spacing w:line="220" w:lineRule="exact"/>
    </w:pPr>
    <w:rPr>
      <w:lang w:val="en-US"/>
      <w:sz w:val="16"/>
    </w:rPr>
    <w:tblPr>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28" w:type="dxa"/>
        <w:left w:w="0" w:type="dxa"/>
        <w:bottom w:w="28" w:type="dxa"/>
        <w:right w:w="102" w:type="dxa"/>
      </w:tblCellMar>
    </w:tblPr>
    <w:tblStylePr w:type="firstRow">
      <w:rPr>
        <w:b w:val="0"/>
        <w:i w:val="0"/>
        <w:sz w:val="16"/>
      </w:rPr>
      <w:tblPr>
        <w:tblCellMar>
          <w:top w:w="79" w:type="dxa"/>
          <w:left w:w="0" w:type="dxa"/>
          <w:bottom w:w="79" w:type="dxa"/>
          <w:right w:w="102" w:type="dxa"/>
        </w:tblCellMar>
      </w:tblPr>
      <w:tcPr>
        <w:tcBorders>
          <w:top w:val="single" w:color="auto" w:sz="8" w:space="0"/>
          <w:bottom w:val="single" w:color="auto" w:sz="8" w:space="0"/>
        </w:tcBorders>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hyperlink" Target="https://doi.org/10.1111/cogs.12943" TargetMode="External"/><Relationship Id="rId11" Type="http://schemas.openxmlformats.org/officeDocument/2006/relationships/hyperlink" Target="https://onlinelibrary.wiley.com/doi/abs/10.1111/cogs.12943" TargetMode="External"/><Relationship Id="rId12" Type="http://schemas.openxmlformats.org/officeDocument/2006/relationships/hyperlink" Target="https://doi.org/10.1080/01690965.2012.718353" TargetMode="External"/><Relationship Id="rId13" Type="http://schemas.openxmlformats.org/officeDocument/2006/relationships/hyperlink" Target="https://doi.org/10.1515/9783110346916-009" TargetMode="External"/><Relationship Id="rId14" Type="http://schemas.openxmlformats.org/officeDocument/2006/relationships/hyperlink" Target="https://CRAN.R-project.org/package=data.table" TargetMode="External"/><Relationship Id="rId15" Type="http://schemas.openxmlformats.org/officeDocument/2006/relationships/hyperlink" Target="http://arxiv.org/abs/1909.08358" TargetMode="External"/><Relationship Id="rId16" Type="http://schemas.openxmlformats.org/officeDocument/2006/relationships/hyperlink" Target="http://www.collocations.de/phd.html" TargetMode="External"/><Relationship Id="rId17" Type="http://schemas.openxmlformats.org/officeDocument/2006/relationships/hyperlink" Target="https://doi.org/10.1093/brain/123.12.2552" TargetMode="External"/><Relationship Id="rId18" Type="http://schemas.openxmlformats.org/officeDocument/2006/relationships/hyperlink" Target="https://doi.org/10.32714/ricl.09.02.02" TargetMode="External"/><Relationship Id="rId19" Type="http://schemas.openxmlformats.org/officeDocument/2006/relationships/hyperlink" Target="https://doi.org/doi.org/10.1016/j.brainres.2006.01.058" TargetMode="External"/><Relationship Id="rId20" Type="http://schemas.openxmlformats.org/officeDocument/2006/relationships/hyperlink" Target="https://www.sciencedirect.com/science/article/pii/S0006899306001727" TargetMode="External"/><Relationship Id="rId21" Type="http://schemas.openxmlformats.org/officeDocument/2006/relationships/hyperlink" Target="https://doi.org/doi.org/10.1016/j.bandl.2007.06.002" TargetMode="External"/><Relationship Id="rId22" Type="http://schemas.openxmlformats.org/officeDocument/2006/relationships/hyperlink" Target="https://www.sciencedirect.com/science/article/pii/S0093934X07001174" TargetMode="External"/><Relationship Id="rId23" Type="http://schemas.openxmlformats.org/officeDocument/2006/relationships/hyperlink" Target="https://doi.org/10.1007/s11063-020-10376-8" TargetMode="External"/><Relationship Id="rId24" Type="http://schemas.openxmlformats.org/officeDocument/2006/relationships/hyperlink" Target="https://doi.org/10.1016/j.csda.2011.10.005" TargetMode="External"/><Relationship Id="rId25" Type="http://schemas.openxmlformats.org/officeDocument/2006/relationships/hyperlink" Target="https://www.sciencedirect.com/science/article/pii/S0167947311003628" TargetMode="External"/><Relationship Id="rId26" Type="http://schemas.openxmlformats.org/officeDocument/2006/relationships/hyperlink" Target="https://doi.org/10.1016/j.cognition.2011.10.004" TargetMode="External"/><Relationship Id="rId27" Type="http://schemas.openxmlformats.org/officeDocument/2006/relationships/hyperlink" Target="https://www.sciencedirect.com/science/article/pii/S0010027711002496" TargetMode="External"/><Relationship Id="rId28" Type="http://schemas.openxmlformats.org/officeDocument/2006/relationships/hyperlink" Target="https://www.R-project.org/" TargetMode="External"/><Relationship Id="rId29" Type="http://schemas.openxmlformats.org/officeDocument/2006/relationships/hyperlink" Target="https://CRAN.R-project.org/package=text2vec" TargetMode="External"/><Relationship Id="rId30" Type="http://schemas.openxmlformats.org/officeDocument/2006/relationships/hyperlink" Target="http://www.natcorp.ox.ac.uk/" TargetMode="External"/><Relationship Id="rId31" Type="http://schemas.openxmlformats.org/officeDocument/2006/relationships/hyperlink" Target="https://doi.org/10.1017/S0022226719000203" TargetMode="External"/><Relationship Id="rId32" Type="http://schemas.openxmlformats.org/officeDocument/2006/relationships/hyperlink" Target="https://doi.org/doi:10.1515/lingvan-2017-0018" TargetMode="External"/><Relationship Id="rId33" Type="http://schemas.openxmlformats.org/officeDocument/2006/relationships/hyperlink" Target="https://doi.org/10.1016/j.cognition.2020.104449" TargetMode="External"/><Relationship Id="rId34" Type="http://schemas.openxmlformats.org/officeDocument/2006/relationships/hyperlink" Target="https://www.sciencedirect.com/science/article/pii/S0010027720302687" TargetMode="External"/><Relationship Id="rId35" Type="http://schemas.openxmlformats.org/officeDocument/2006/relationships/hyperlink" Target="https://doi.org/10.1515/9783110403589-003" TargetMode="External"/><Relationship Id="rId36" Type="http://schemas.openxmlformats.org/officeDocument/2006/relationships/hyperlink" Target="https://ggplot2.tidyverse.org/" TargetMode="External"/><Relationship Id="rId37" Type="http://schemas.openxmlformats.org/officeDocument/2006/relationships/hyperlink" Target="https://www.youtube.com/watch?v=k8etOvRcF4c" TargetMode="External"/><Relationship Id="rId38" Type="http://schemas.openxmlformats.org/officeDocument/2006/relationships/header" Target="header1.xml"/><Relationship Id="rId39" Type="http://schemas.openxmlformats.org/officeDocument/2006/relationships/header" Target="header2.xml"/><Relationship Id="rId40" Type="http://schemas.openxmlformats.org/officeDocument/2006/relationships/header" Target="header3.xml"/><Relationship Id="rId41" Type="http://schemas.openxmlformats.org/officeDocument/2006/relationships/footnotes" Target="footnotes.xml"/><Relationship Id="rId42" Type="http://schemas.openxmlformats.org/officeDocument/2006/relationships/comments" Target="comments.xml"/><Relationship Id="rId43" Type="http://schemas.microsoft.com/office/2011/relationships/commentsExtended" Target="commentsExtended.xml"/><Relationship Id="rId44" Type="http://schemas.openxmlformats.org/officeDocument/2006/relationships/numbering" Target="numbering.xml"/><Relationship Id="rId45" Type="http://schemas.openxmlformats.org/officeDocument/2006/relationships/fontTable" Target="fontTable.xml"/><Relationship Id="rId46" Type="http://schemas.openxmlformats.org/officeDocument/2006/relationships/settings" Target="settings.xml"/><Relationship Id="rId47" Type="http://schemas.openxmlformats.org/officeDocument/2006/relationships/theme" Target="theme/theme1.xml"/><Relationship Id="rId48" Type="http://schemas.openxmlformats.org/officeDocument/2006/relationships/customXml" Target="../customXml/item1.xml"/>
</Relationships>
</file>

<file path=word/_rels/footnotes.xml.rels><?xml version="1.0" encoding="UTF-8"?>
<Relationships xmlns="http://schemas.openxmlformats.org/package/2006/relationships"><Relationship Id="rId1" Type="http://schemas.openxmlformats.org/officeDocument/2006/relationships/hyperlink" Target="https://twitter.com/hashtag/streisanded" TargetMode="External"/>
</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A4FB25-98F6-4031-8E60-1E7DB1A167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Application>LibreOffice/7.2.0.4$Linux_X86_64 LibreOffice_project/20$Build-4</Application>
  <AppVersion>15.0000</AppVersion>
  <Pages>33</Pages>
  <Words>7802</Words>
  <Characters>43437</Characters>
  <CharactersWithSpaces>53149</CharactersWithSpaces>
  <Paragraphs>189</Paragraphs>
  <Company>© le-tex publishing services GmbH 2011</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2021-08-31T21:56:00Z</dcterms:created>
  <dc:creator>Lee Yoo Yung</dc:creator>
  <dc:description/>
  <dc:language>en-US</dc:language>
  <cp:lastModifiedBy/>
  <cp:lastPrinted>2013-02-27T09:34:00Z</cp:lastPrinted>
  <dcterms:modified xsi:type="dcterms:W3CDTF">2021-09-09T10:35:43Z</dcterms:modified>
  <cp:revision>12</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1</vt:bool>
  </property>
</Properties>
</file>